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4AAD6" w14:textId="711CCDAC" w:rsidR="00D01EC8" w:rsidRDefault="00B216D2" w:rsidP="00B216D2">
      <w:pPr>
        <w:jc w:val="center"/>
        <w:rPr>
          <w:rFonts w:cs="Times New Roman"/>
          <w:b/>
          <w:bCs/>
          <w:sz w:val="28"/>
          <w:szCs w:val="28"/>
        </w:rPr>
      </w:pPr>
      <w:r>
        <w:rPr>
          <w:rFonts w:hint="eastAsia"/>
          <w:b/>
          <w:bCs/>
          <w:sz w:val="28"/>
          <w:szCs w:val="28"/>
        </w:rPr>
        <w:t>史上</w:t>
      </w:r>
      <w:r w:rsidRPr="00B216D2">
        <w:rPr>
          <w:rFonts w:hint="eastAsia"/>
          <w:b/>
          <w:bCs/>
          <w:sz w:val="28"/>
          <w:szCs w:val="28"/>
        </w:rPr>
        <w:t>最全</w:t>
      </w:r>
      <w:r w:rsidRPr="00B216D2">
        <w:rPr>
          <w:rFonts w:hint="eastAsia"/>
          <w:b/>
          <w:bCs/>
          <w:sz w:val="28"/>
          <w:szCs w:val="28"/>
        </w:rPr>
        <w:t>Jessup</w:t>
      </w:r>
      <w:r w:rsidRPr="00B216D2">
        <w:rPr>
          <w:rFonts w:hint="eastAsia"/>
          <w:b/>
          <w:bCs/>
          <w:sz w:val="28"/>
          <w:szCs w:val="28"/>
        </w:rPr>
        <w:t>检索引注指北｜以</w:t>
      </w:r>
      <w:bookmarkStart w:id="0" w:name="OLE_LINK1"/>
      <w:r w:rsidRPr="00B216D2">
        <w:rPr>
          <w:rFonts w:cs="Times New Roman" w:hint="eastAsia"/>
          <w:b/>
          <w:bCs/>
          <w:sz w:val="28"/>
          <w:szCs w:val="28"/>
        </w:rPr>
        <w:t>OSCOLA</w:t>
      </w:r>
      <w:bookmarkEnd w:id="0"/>
      <w:r w:rsidRPr="00B216D2">
        <w:rPr>
          <w:rFonts w:cs="Times New Roman" w:hint="eastAsia"/>
          <w:b/>
          <w:bCs/>
          <w:sz w:val="28"/>
          <w:szCs w:val="28"/>
        </w:rPr>
        <w:t>为蓝本</w:t>
      </w:r>
    </w:p>
    <w:p w14:paraId="395FF562" w14:textId="36208B97" w:rsidR="009D1ED2" w:rsidRDefault="00B216D2" w:rsidP="00B216D2">
      <w:pPr>
        <w:rPr>
          <w:rFonts w:cs="Times New Roman"/>
          <w:szCs w:val="21"/>
        </w:rPr>
      </w:pPr>
      <w:r w:rsidRPr="00B216D2">
        <w:rPr>
          <w:rFonts w:cs="Times New Roman" w:hint="eastAsia"/>
          <w:szCs w:val="21"/>
        </w:rPr>
        <w:t>作者：</w:t>
      </w:r>
      <w:r>
        <w:rPr>
          <w:rFonts w:cs="Times New Roman" w:hint="eastAsia"/>
          <w:szCs w:val="21"/>
        </w:rPr>
        <w:t>老母鸡，</w:t>
      </w:r>
      <w:r w:rsidRPr="00B216D2">
        <w:rPr>
          <w:rFonts w:cs="Times New Roman" w:hint="eastAsia"/>
          <w:i/>
          <w:iCs/>
          <w:szCs w:val="21"/>
        </w:rPr>
        <w:t>Astra</w:t>
      </w:r>
      <w:r w:rsidR="0063600F">
        <w:rPr>
          <w:rFonts w:cs="Times New Roman" w:hint="eastAsia"/>
          <w:szCs w:val="21"/>
        </w:rPr>
        <w:t>，方少</w:t>
      </w:r>
    </w:p>
    <w:p w14:paraId="1997F726" w14:textId="48521DA7" w:rsidR="009D1ED2" w:rsidRDefault="009D1ED2" w:rsidP="00B216D2">
      <w:pPr>
        <w:rPr>
          <w:rFonts w:cs="Times New Roman"/>
          <w:szCs w:val="21"/>
        </w:rPr>
      </w:pPr>
      <w:r>
        <w:rPr>
          <w:rFonts w:cs="Times New Roman" w:hint="eastAsia"/>
          <w:szCs w:val="21"/>
        </w:rPr>
        <w:t>注：本指北的成稿需要特别鸣谢曹越同学，以及中国社会科学院大学的</w:t>
      </w:r>
      <w:r>
        <w:rPr>
          <w:rFonts w:cs="Times New Roman" w:hint="eastAsia"/>
          <w:szCs w:val="21"/>
        </w:rPr>
        <w:t>Jessup</w:t>
      </w:r>
      <w:r>
        <w:rPr>
          <w:rFonts w:cs="Times New Roman" w:hint="eastAsia"/>
          <w:szCs w:val="21"/>
        </w:rPr>
        <w:t>队员在学术规范性上给予的帮助。其配套讲座点击「阅读原文」即可观看，本文是对其的进一步完善。</w:t>
      </w:r>
    </w:p>
    <w:p w14:paraId="41F3F359" w14:textId="46CB8542" w:rsidR="009D1ED2" w:rsidRDefault="009D1ED2" w:rsidP="00B216D2">
      <w:pPr>
        <w:rPr>
          <w:rFonts w:cs="Times New Roman"/>
          <w:szCs w:val="21"/>
        </w:rPr>
      </w:pPr>
    </w:p>
    <w:p w14:paraId="08C40C59" w14:textId="23C99BE6" w:rsidR="009D1ED2" w:rsidRPr="0063600F" w:rsidRDefault="009D1ED2" w:rsidP="009D1ED2">
      <w:pPr>
        <w:rPr>
          <w:rFonts w:cs="Times New Roman"/>
          <w:szCs w:val="21"/>
        </w:rPr>
      </w:pPr>
      <w:r>
        <w:rPr>
          <w:rFonts w:cs="Times New Roman" w:hint="eastAsia"/>
          <w:szCs w:val="21"/>
        </w:rPr>
        <w:t>如果随机抓一个</w:t>
      </w:r>
      <w:r>
        <w:rPr>
          <w:rFonts w:cs="Times New Roman" w:hint="eastAsia"/>
          <w:szCs w:val="21"/>
        </w:rPr>
        <w:t>Jessuper</w:t>
      </w:r>
      <w:r>
        <w:rPr>
          <w:rFonts w:cs="Times New Roman" w:hint="eastAsia"/>
          <w:szCs w:val="21"/>
        </w:rPr>
        <w:t>来问「每年打比赛最黑暗的日子是什么时候？」估计答案十有八九是交稿前核对脚注的时候（往往也是对队友火气最大的时候）。究其原因，主要是国内法学教育鲜有对外文引注体例的系统性教学，而自己摸索的话，牛津体例（</w:t>
      </w:r>
      <w:r w:rsidRPr="002F57AD">
        <w:rPr>
          <w:rFonts w:cs="Times New Roman"/>
          <w:szCs w:val="21"/>
        </w:rPr>
        <w:t>The Oxford Standard for Citation of Legal Authorities</w:t>
      </w:r>
      <w:r>
        <w:rPr>
          <w:rFonts w:cs="Times New Roman" w:hint="eastAsia"/>
          <w:szCs w:val="21"/>
        </w:rPr>
        <w:t>，下称</w:t>
      </w:r>
      <w:r>
        <w:rPr>
          <w:rFonts w:cs="Times New Roman" w:hint="eastAsia"/>
          <w:szCs w:val="21"/>
        </w:rPr>
        <w:t>OSCOLA</w:t>
      </w:r>
      <w:r>
        <w:rPr>
          <w:rFonts w:cs="Times New Roman" w:hint="eastAsia"/>
          <w:szCs w:val="21"/>
        </w:rPr>
        <w:t>）在国际法的部分过于简略；美国的法学写作规范引用格式指导（</w:t>
      </w:r>
      <w:r>
        <w:rPr>
          <w:rFonts w:cs="Times New Roman" w:hint="eastAsia"/>
          <w:szCs w:val="21"/>
        </w:rPr>
        <w:t>The</w:t>
      </w:r>
      <w:r>
        <w:rPr>
          <w:rFonts w:cs="Times New Roman"/>
          <w:szCs w:val="21"/>
        </w:rPr>
        <w:t xml:space="preserve"> Bluebook: </w:t>
      </w:r>
      <w:r w:rsidRPr="009D1ED2">
        <w:rPr>
          <w:rFonts w:cs="Times New Roman"/>
          <w:szCs w:val="21"/>
        </w:rPr>
        <w:t>A Uniform System of Citation</w:t>
      </w:r>
      <w:r>
        <w:rPr>
          <w:rFonts w:cs="Times New Roman" w:hint="eastAsia"/>
          <w:szCs w:val="21"/>
        </w:rPr>
        <w:t>，下称</w:t>
      </w:r>
      <w:r>
        <w:rPr>
          <w:rFonts w:cs="Times New Roman" w:hint="eastAsia"/>
          <w:szCs w:val="21"/>
        </w:rPr>
        <w:t>Bluebook</w:t>
      </w:r>
      <w:r>
        <w:rPr>
          <w:rFonts w:cs="Times New Roman" w:hint="eastAsia"/>
          <w:szCs w:val="21"/>
        </w:rPr>
        <w:t>）又过于繁复。对于新手来说，都是极不友好的存在。好在</w:t>
      </w:r>
      <w:r>
        <w:rPr>
          <w:rFonts w:cs="Times New Roman" w:hint="eastAsia"/>
          <w:szCs w:val="21"/>
        </w:rPr>
        <w:t>Jessup</w:t>
      </w:r>
      <w:r>
        <w:rPr>
          <w:rFonts w:cs="Times New Roman" w:hint="eastAsia"/>
          <w:szCs w:val="21"/>
        </w:rPr>
        <w:t>本身对引注的要求还是较为宽松的，只要在同份</w:t>
      </w:r>
      <w:r>
        <w:rPr>
          <w:rFonts w:cs="Times New Roman" w:hint="eastAsia"/>
          <w:szCs w:val="21"/>
        </w:rPr>
        <w:t>memo</w:t>
      </w:r>
      <w:r>
        <w:rPr>
          <w:rFonts w:cs="Times New Roman" w:hint="eastAsia"/>
          <w:szCs w:val="21"/>
        </w:rPr>
        <w:t>里保持一致，不太离谱都不会被罚分。但好的</w:t>
      </w:r>
      <w:r>
        <w:rPr>
          <w:rFonts w:cs="Times New Roman" w:hint="eastAsia"/>
          <w:szCs w:val="21"/>
        </w:rPr>
        <w:t>memo</w:t>
      </w:r>
      <w:r>
        <w:rPr>
          <w:rFonts w:cs="Times New Roman" w:hint="eastAsia"/>
          <w:szCs w:val="21"/>
        </w:rPr>
        <w:t>自然是要精益求精，本文的目的就是供许多队伍脚注整理进阶用，也可以免去队内一些无谓的争执。</w:t>
      </w:r>
    </w:p>
    <w:p w14:paraId="1FF5486F" w14:textId="1F925DF2" w:rsidR="00B216D2" w:rsidRDefault="00B216D2" w:rsidP="00B216D2">
      <w:pPr>
        <w:rPr>
          <w:rFonts w:cs="Times New Roman"/>
          <w:szCs w:val="21"/>
        </w:rPr>
      </w:pPr>
    </w:p>
    <w:p w14:paraId="4D2ADB24" w14:textId="526367B1" w:rsidR="009D1ED2" w:rsidRPr="00BE6450" w:rsidRDefault="00F22D0F" w:rsidP="00F22D0F">
      <w:pPr>
        <w:rPr>
          <w:rFonts w:cs="Times New Roman"/>
          <w:szCs w:val="21"/>
        </w:rPr>
      </w:pPr>
      <w:r>
        <w:rPr>
          <w:rFonts w:cs="Times New Roman" w:hint="eastAsia"/>
          <w:szCs w:val="21"/>
        </w:rPr>
        <w:t>需要说明的是，本文以</w:t>
      </w:r>
      <w:r>
        <w:rPr>
          <w:rFonts w:cs="Times New Roman" w:hint="eastAsia"/>
          <w:szCs w:val="21"/>
        </w:rPr>
        <w:t>OSCOLA</w:t>
      </w:r>
      <w:r>
        <w:rPr>
          <w:rFonts w:cs="Times New Roman" w:hint="eastAsia"/>
          <w:szCs w:val="21"/>
        </w:rPr>
        <w:t>为蓝本，但是其在第四版里删去了原来</w:t>
      </w:r>
      <w:r>
        <w:rPr>
          <w:rFonts w:cs="Times New Roman" w:hint="eastAsia"/>
          <w:szCs w:val="21"/>
        </w:rPr>
        <w:t>International</w:t>
      </w:r>
      <w:r>
        <w:rPr>
          <w:rFonts w:cs="Times New Roman"/>
          <w:szCs w:val="21"/>
        </w:rPr>
        <w:t xml:space="preserve"> L</w:t>
      </w:r>
      <w:r>
        <w:rPr>
          <w:rFonts w:cs="Times New Roman" w:hint="eastAsia"/>
          <w:szCs w:val="21"/>
        </w:rPr>
        <w:t>aw</w:t>
      </w:r>
      <w:r>
        <w:rPr>
          <w:rFonts w:cs="Times New Roman" w:hint="eastAsia"/>
          <w:szCs w:val="21"/>
        </w:rPr>
        <w:t>部分的内容，转引了纽约大学的</w:t>
      </w:r>
      <w:r w:rsidRPr="00F22D0F">
        <w:rPr>
          <w:rFonts w:cs="Times New Roman"/>
          <w:i/>
          <w:iCs/>
          <w:szCs w:val="21"/>
        </w:rPr>
        <w:t>Guide to Foreign and International Legal Citations</w:t>
      </w:r>
      <w:r w:rsidR="00BE6450" w:rsidRPr="00BE6450">
        <w:rPr>
          <w:rFonts w:cs="Times New Roman" w:hint="eastAsia"/>
          <w:szCs w:val="21"/>
        </w:rPr>
        <w:t>（</w:t>
      </w:r>
      <w:r w:rsidR="00BE6450">
        <w:rPr>
          <w:rFonts w:cs="Times New Roman" w:hint="eastAsia"/>
          <w:szCs w:val="21"/>
        </w:rPr>
        <w:t>下称</w:t>
      </w:r>
      <w:r w:rsidR="00BE6450">
        <w:rPr>
          <w:rFonts w:cs="Times New Roman" w:hint="eastAsia"/>
          <w:szCs w:val="21"/>
        </w:rPr>
        <w:t>NYU</w:t>
      </w:r>
      <w:r w:rsidR="00BE6450">
        <w:rPr>
          <w:rFonts w:cs="Times New Roman"/>
          <w:szCs w:val="21"/>
        </w:rPr>
        <w:t xml:space="preserve"> </w:t>
      </w:r>
      <w:r w:rsidR="00BE6450">
        <w:rPr>
          <w:rFonts w:cs="Times New Roman" w:hint="eastAsia"/>
          <w:szCs w:val="21"/>
        </w:rPr>
        <w:t>Guide</w:t>
      </w:r>
      <w:r w:rsidR="00BE6450" w:rsidRPr="00BE6450">
        <w:rPr>
          <w:rFonts w:cs="Times New Roman" w:hint="eastAsia"/>
          <w:szCs w:val="21"/>
        </w:rPr>
        <w:t>）</w:t>
      </w:r>
      <w:r>
        <w:rPr>
          <w:rFonts w:cs="Times New Roman" w:hint="eastAsia"/>
          <w:szCs w:val="21"/>
        </w:rPr>
        <w:t>作为国际法引注指南。</w:t>
      </w:r>
      <w:r w:rsidR="00BE6450">
        <w:rPr>
          <w:rFonts w:cs="Times New Roman" w:hint="eastAsia"/>
          <w:szCs w:val="21"/>
        </w:rPr>
        <w:t>故而本文是</w:t>
      </w:r>
      <w:r w:rsidR="00BE6450">
        <w:rPr>
          <w:rFonts w:cs="Times New Roman" w:hint="eastAsia"/>
          <w:szCs w:val="21"/>
        </w:rPr>
        <w:t>OSCOLA</w:t>
      </w:r>
      <w:del w:id="1" w:author="Han Chi" w:date="2023-04-30T00:00:00Z">
        <w:r w:rsidR="00BE6450" w:rsidDel="00C75E7E">
          <w:rPr>
            <w:rFonts w:cs="Times New Roman" w:hint="eastAsia"/>
            <w:szCs w:val="21"/>
          </w:rPr>
          <w:delText>的</w:delText>
        </w:r>
        <w:r w:rsidR="00BE6450" w:rsidDel="00C75E7E">
          <w:rPr>
            <w:rFonts w:cs="Times New Roman" w:hint="eastAsia"/>
            <w:szCs w:val="21"/>
          </w:rPr>
          <w:delText>06</w:delText>
        </w:r>
        <w:r w:rsidR="00BE6450" w:rsidDel="00C75E7E">
          <w:rPr>
            <w:rFonts w:cs="Times New Roman" w:hint="eastAsia"/>
            <w:szCs w:val="21"/>
          </w:rPr>
          <w:delText>年版</w:delText>
        </w:r>
      </w:del>
      <w:ins w:id="2" w:author="Han Chi" w:date="2023-04-30T00:00:00Z">
        <w:r w:rsidR="00C75E7E">
          <w:rPr>
            <w:rFonts w:cs="Times New Roman" w:hint="eastAsia"/>
            <w:szCs w:val="21"/>
          </w:rPr>
          <w:t>第三版（国际法部分）</w:t>
        </w:r>
      </w:ins>
      <w:r w:rsidR="00BE6450">
        <w:rPr>
          <w:rFonts w:cs="Times New Roman" w:hint="eastAsia"/>
          <w:szCs w:val="21"/>
        </w:rPr>
        <w:t>、</w:t>
      </w:r>
      <w:r w:rsidR="00BE6450">
        <w:rPr>
          <w:rFonts w:cs="Times New Roman" w:hint="eastAsia"/>
          <w:szCs w:val="21"/>
        </w:rPr>
        <w:t>OSCOLA</w:t>
      </w:r>
      <w:r w:rsidR="00BE6450">
        <w:rPr>
          <w:rFonts w:cs="Times New Roman" w:hint="eastAsia"/>
          <w:szCs w:val="21"/>
        </w:rPr>
        <w:t>第四版里</w:t>
      </w:r>
      <w:r w:rsidR="00BE6450">
        <w:rPr>
          <w:rFonts w:cs="Times New Roman" w:hint="eastAsia"/>
          <w:szCs w:val="21"/>
        </w:rPr>
        <w:t>Secondary</w:t>
      </w:r>
      <w:r w:rsidR="00BE6450">
        <w:rPr>
          <w:rFonts w:cs="Times New Roman"/>
          <w:szCs w:val="21"/>
        </w:rPr>
        <w:t xml:space="preserve"> </w:t>
      </w:r>
      <w:r w:rsidR="00BE6450">
        <w:rPr>
          <w:rFonts w:cs="Times New Roman" w:hint="eastAsia"/>
          <w:szCs w:val="21"/>
        </w:rPr>
        <w:t>Source</w:t>
      </w:r>
      <w:r w:rsidR="00BE6450">
        <w:rPr>
          <w:rFonts w:cs="Times New Roman" w:hint="eastAsia"/>
          <w:szCs w:val="21"/>
        </w:rPr>
        <w:t>、</w:t>
      </w:r>
      <w:r w:rsidR="00BE6450">
        <w:rPr>
          <w:rFonts w:cs="Times New Roman" w:hint="eastAsia"/>
          <w:szCs w:val="21"/>
        </w:rPr>
        <w:t>NYU</w:t>
      </w:r>
      <w:r w:rsidR="00BE6450">
        <w:rPr>
          <w:rFonts w:cs="Times New Roman"/>
          <w:szCs w:val="21"/>
        </w:rPr>
        <w:t xml:space="preserve"> </w:t>
      </w:r>
      <w:r w:rsidR="00BE6450">
        <w:rPr>
          <w:rFonts w:cs="Times New Roman" w:hint="eastAsia"/>
          <w:szCs w:val="21"/>
        </w:rPr>
        <w:t>Guide</w:t>
      </w:r>
      <w:r w:rsidR="00BE6450">
        <w:rPr>
          <w:rFonts w:cs="Times New Roman" w:hint="eastAsia"/>
          <w:szCs w:val="21"/>
        </w:rPr>
        <w:t>和一些个人偏好的结合体，笔者会尽量解释一些修改的原因，但若想正经学习</w:t>
      </w:r>
      <w:r w:rsidR="00BE6450">
        <w:rPr>
          <w:rFonts w:cs="Times New Roman" w:hint="eastAsia"/>
          <w:szCs w:val="21"/>
        </w:rPr>
        <w:t>OSCOLA</w:t>
      </w:r>
      <w:r w:rsidR="00BE6450">
        <w:rPr>
          <w:rFonts w:cs="Times New Roman" w:hint="eastAsia"/>
          <w:szCs w:val="21"/>
        </w:rPr>
        <w:t>可以参考其官方手册（下称《官方手册》，后台回复「</w:t>
      </w:r>
      <w:r w:rsidR="00BE6450">
        <w:rPr>
          <w:rFonts w:cs="Times New Roman" w:hint="eastAsia"/>
          <w:szCs w:val="21"/>
        </w:rPr>
        <w:t>OSCOLA</w:t>
      </w:r>
      <w:r w:rsidR="00BE6450">
        <w:rPr>
          <w:rFonts w:cs="Times New Roman" w:hint="eastAsia"/>
          <w:szCs w:val="21"/>
        </w:rPr>
        <w:t>官方手册」即可获取）。</w:t>
      </w:r>
    </w:p>
    <w:p w14:paraId="529A8907" w14:textId="7CC81227" w:rsidR="00C05460" w:rsidRPr="00BE6450" w:rsidRDefault="00BE6450" w:rsidP="00B216D2">
      <w:pPr>
        <w:rPr>
          <w:rFonts w:cs="Times New Roman"/>
          <w:b/>
          <w:bCs/>
          <w:sz w:val="28"/>
          <w:szCs w:val="28"/>
        </w:rPr>
      </w:pPr>
      <w:r w:rsidRPr="00BE6450">
        <w:rPr>
          <w:rFonts w:cs="Times New Roman" w:hint="eastAsia"/>
          <w:b/>
          <w:bCs/>
          <w:sz w:val="28"/>
          <w:szCs w:val="28"/>
        </w:rPr>
        <w:t>一、总论</w:t>
      </w:r>
    </w:p>
    <w:p w14:paraId="092CF8E5" w14:textId="10D8B499" w:rsidR="00B216D2" w:rsidRPr="00BE6450" w:rsidRDefault="00C05460" w:rsidP="00B216D2">
      <w:pPr>
        <w:rPr>
          <w:rFonts w:cs="Times New Roman"/>
          <w:b/>
          <w:bCs/>
          <w:szCs w:val="21"/>
        </w:rPr>
      </w:pPr>
      <w:r w:rsidRPr="00BE6450">
        <w:rPr>
          <w:rFonts w:cs="Times New Roman" w:hint="eastAsia"/>
          <w:b/>
          <w:bCs/>
          <w:szCs w:val="21"/>
        </w:rPr>
        <w:t>（一）</w:t>
      </w:r>
      <w:r w:rsidR="00B216D2" w:rsidRPr="00BE6450">
        <w:rPr>
          <w:rFonts w:cs="Times New Roman" w:hint="eastAsia"/>
          <w:b/>
          <w:bCs/>
          <w:szCs w:val="21"/>
        </w:rPr>
        <w:t>法学引注的一般原则</w:t>
      </w:r>
    </w:p>
    <w:p w14:paraId="7E826798" w14:textId="6BCD23F5" w:rsidR="0015419B" w:rsidRPr="0015419B" w:rsidRDefault="00B216D2" w:rsidP="00B216D2">
      <w:pPr>
        <w:rPr>
          <w:rFonts w:cs="Times New Roman"/>
          <w:b/>
          <w:bCs/>
          <w:color w:val="1F3864" w:themeColor="accent1" w:themeShade="80"/>
          <w:szCs w:val="21"/>
        </w:rPr>
      </w:pPr>
      <w:r w:rsidRPr="006D7D04">
        <w:rPr>
          <w:rFonts w:cs="Times New Roman" w:hint="eastAsia"/>
          <w:b/>
          <w:bCs/>
          <w:color w:val="1F3864" w:themeColor="accent1" w:themeShade="80"/>
          <w:szCs w:val="21"/>
        </w:rPr>
        <w:t>1</w:t>
      </w:r>
      <w:r w:rsidRPr="006D7D04">
        <w:rPr>
          <w:rFonts w:cs="Times New Roman" w:hint="eastAsia"/>
          <w:b/>
          <w:bCs/>
          <w:color w:val="1F3864" w:themeColor="accent1" w:themeShade="80"/>
          <w:szCs w:val="21"/>
        </w:rPr>
        <w:t>、一致性（</w:t>
      </w:r>
      <w:r w:rsidRPr="00B216D2">
        <w:rPr>
          <w:rFonts w:cs="Times New Roman"/>
          <w:b/>
          <w:bCs/>
          <w:color w:val="1F3864" w:themeColor="accent1" w:themeShade="80"/>
          <w:szCs w:val="21"/>
        </w:rPr>
        <w:t>consistency</w:t>
      </w:r>
      <w:r w:rsidRPr="006D7D04">
        <w:rPr>
          <w:rFonts w:cs="Times New Roman" w:hint="eastAsia"/>
          <w:b/>
          <w:bCs/>
          <w:color w:val="1F3864" w:themeColor="accent1" w:themeShade="80"/>
          <w:szCs w:val="21"/>
        </w:rPr>
        <w:t>）</w:t>
      </w:r>
    </w:p>
    <w:p w14:paraId="66D1EDE3" w14:textId="37E96404" w:rsidR="0015419B" w:rsidRPr="0015419B" w:rsidRDefault="00EA3BAD" w:rsidP="00B216D2">
      <w:pPr>
        <w:rPr>
          <w:rFonts w:cs="Times New Roman"/>
          <w:b/>
          <w:bCs/>
          <w:color w:val="1F4E79" w:themeColor="accent5" w:themeShade="80"/>
          <w:szCs w:val="21"/>
        </w:rPr>
      </w:pPr>
      <w:r w:rsidRPr="00EA3BAD">
        <w:rPr>
          <w:rFonts w:cs="Times New Roman" w:hint="eastAsia"/>
          <w:b/>
          <w:bCs/>
          <w:color w:val="1F4E79" w:themeColor="accent5" w:themeShade="80"/>
          <w:szCs w:val="21"/>
        </w:rPr>
        <w:t>「一个连引注都做不到专一的人，你凭什么相信他在爱情里会专一呢？」</w:t>
      </w:r>
      <w:r>
        <w:rPr>
          <w:rFonts w:cs="Times New Roman" w:hint="eastAsia"/>
          <w:b/>
          <w:bCs/>
          <w:color w:val="1F4E79" w:themeColor="accent5" w:themeShade="80"/>
          <w:szCs w:val="21"/>
        </w:rPr>
        <w:t>by</w:t>
      </w:r>
      <w:r>
        <w:rPr>
          <w:rFonts w:cs="Times New Roman" w:hint="eastAsia"/>
          <w:b/>
          <w:bCs/>
          <w:color w:val="1F4E79" w:themeColor="accent5" w:themeShade="80"/>
          <w:szCs w:val="21"/>
        </w:rPr>
        <w:t>老母鸡</w:t>
      </w:r>
    </w:p>
    <w:p w14:paraId="27DFEE08" w14:textId="65C01052" w:rsidR="00EA3BAD" w:rsidRDefault="00BE6450" w:rsidP="00B216D2">
      <w:pPr>
        <w:rPr>
          <w:rFonts w:cs="Times New Roman"/>
          <w:szCs w:val="21"/>
        </w:rPr>
      </w:pPr>
      <w:r>
        <w:rPr>
          <w:rFonts w:cs="Times New Roman" w:hint="eastAsia"/>
          <w:szCs w:val="21"/>
        </w:rPr>
        <w:t>这是最基本也是最容易被忽视的一个原则，即同一份</w:t>
      </w:r>
      <w:r>
        <w:rPr>
          <w:rFonts w:cs="Times New Roman" w:hint="eastAsia"/>
          <w:szCs w:val="21"/>
        </w:rPr>
        <w:t>memo</w:t>
      </w:r>
      <w:r>
        <w:rPr>
          <w:rFonts w:cs="Times New Roman" w:hint="eastAsia"/>
          <w:szCs w:val="21"/>
        </w:rPr>
        <w:t>要保持引注体例的一致性。任何一本脚注手册都很难涵盖到所有细节，且很多表达本身就有很多形态，具体采用哪一种你是有着自由裁量权的，只需在一份</w:t>
      </w:r>
      <w:r>
        <w:rPr>
          <w:rFonts w:cs="Times New Roman" w:hint="eastAsia"/>
          <w:szCs w:val="21"/>
        </w:rPr>
        <w:t>memo</w:t>
      </w:r>
      <w:r>
        <w:rPr>
          <w:rFonts w:cs="Times New Roman" w:hint="eastAsia"/>
          <w:szCs w:val="21"/>
        </w:rPr>
        <w:t>中保持同一的选择就好。</w:t>
      </w:r>
      <w:r w:rsidR="00EA3BAD">
        <w:rPr>
          <w:rFonts w:cs="Times New Roman" w:hint="eastAsia"/>
          <w:szCs w:val="21"/>
        </w:rPr>
        <w:t>例如在引用引用《维也纳条约法公约》的第</w:t>
      </w:r>
      <w:r w:rsidR="00EA3BAD">
        <w:rPr>
          <w:rFonts w:cs="Times New Roman"/>
          <w:szCs w:val="21"/>
        </w:rPr>
        <w:t>31</w:t>
      </w:r>
      <w:r w:rsidR="00EA3BAD">
        <w:rPr>
          <w:rFonts w:cs="Times New Roman" w:hint="eastAsia"/>
          <w:szCs w:val="21"/>
        </w:rPr>
        <w:t>条时，你用</w:t>
      </w:r>
      <w:r w:rsidR="00EA3BAD">
        <w:rPr>
          <w:rFonts w:cs="Times New Roman" w:hint="eastAsia"/>
          <w:szCs w:val="21"/>
        </w:rPr>
        <w:t>Article</w:t>
      </w:r>
      <w:r w:rsidR="00EA3BAD">
        <w:rPr>
          <w:rFonts w:cs="Times New Roman"/>
          <w:szCs w:val="21"/>
        </w:rPr>
        <w:t xml:space="preserve"> 31 </w:t>
      </w:r>
      <w:r w:rsidR="00EA3BAD">
        <w:rPr>
          <w:rFonts w:cs="Times New Roman" w:hint="eastAsia"/>
          <w:szCs w:val="21"/>
        </w:rPr>
        <w:t>of</w:t>
      </w:r>
      <w:r w:rsidR="00EA3BAD">
        <w:rPr>
          <w:rFonts w:cs="Times New Roman"/>
          <w:szCs w:val="21"/>
        </w:rPr>
        <w:t xml:space="preserve"> </w:t>
      </w:r>
      <w:r w:rsidR="00EA3BAD">
        <w:rPr>
          <w:rFonts w:cs="Times New Roman" w:hint="eastAsia"/>
          <w:szCs w:val="21"/>
        </w:rPr>
        <w:t>VCLT</w:t>
      </w:r>
      <w:r w:rsidR="00EA3BAD">
        <w:rPr>
          <w:rFonts w:cs="Times New Roman" w:hint="eastAsia"/>
          <w:szCs w:val="21"/>
        </w:rPr>
        <w:t>或</w:t>
      </w:r>
      <w:r w:rsidR="00EA3BAD">
        <w:rPr>
          <w:rFonts w:cs="Times New Roman"/>
          <w:szCs w:val="21"/>
        </w:rPr>
        <w:t>art. 31 of VCLT</w:t>
      </w:r>
      <w:r w:rsidR="00EA3BAD">
        <w:rPr>
          <w:rFonts w:cs="Times New Roman" w:hint="eastAsia"/>
          <w:szCs w:val="21"/>
        </w:rPr>
        <w:t>都是可以的，但如果你把它们放在同份</w:t>
      </w:r>
      <w:r w:rsidR="00EA3BAD">
        <w:rPr>
          <w:rFonts w:cs="Times New Roman" w:hint="eastAsia"/>
          <w:szCs w:val="21"/>
        </w:rPr>
        <w:t>memo</w:t>
      </w:r>
      <w:r w:rsidR="00EA3BAD">
        <w:rPr>
          <w:rFonts w:cs="Times New Roman" w:hint="eastAsia"/>
          <w:szCs w:val="21"/>
        </w:rPr>
        <w:t>里，那它们就都不对了。再比如英式和美式英语：你在讲自卫时用</w:t>
      </w:r>
      <w:r w:rsidR="00EA3BAD">
        <w:rPr>
          <w:rFonts w:cs="Times New Roman" w:hint="eastAsia"/>
          <w:szCs w:val="21"/>
        </w:rPr>
        <w:t>defense</w:t>
      </w:r>
      <w:r w:rsidR="00EA3BAD">
        <w:rPr>
          <w:rFonts w:cs="Times New Roman" w:hint="eastAsia"/>
          <w:szCs w:val="21"/>
        </w:rPr>
        <w:t>和</w:t>
      </w:r>
      <w:r w:rsidR="00EA3BAD">
        <w:rPr>
          <w:rFonts w:cs="Times New Roman" w:hint="eastAsia"/>
          <w:szCs w:val="21"/>
        </w:rPr>
        <w:t>defence</w:t>
      </w:r>
      <w:r w:rsidR="00EA3BAD">
        <w:rPr>
          <w:rFonts w:cs="Times New Roman" w:hint="eastAsia"/>
          <w:szCs w:val="21"/>
        </w:rPr>
        <w:t>都对，但是放在一份</w:t>
      </w:r>
      <w:r w:rsidR="00EA3BAD">
        <w:rPr>
          <w:rFonts w:cs="Times New Roman" w:hint="eastAsia"/>
          <w:szCs w:val="21"/>
        </w:rPr>
        <w:t>memo</w:t>
      </w:r>
      <w:r w:rsidR="00EA3BAD">
        <w:rPr>
          <w:rFonts w:cs="Times New Roman" w:hint="eastAsia"/>
          <w:szCs w:val="21"/>
        </w:rPr>
        <w:t>里就都错了。</w:t>
      </w:r>
      <w:r w:rsidR="00EA3BAD">
        <w:rPr>
          <w:rFonts w:cs="Times New Roman" w:hint="eastAsia"/>
          <w:color w:val="808080" w:themeColor="background1" w:themeShade="80"/>
          <w:sz w:val="18"/>
          <w:szCs w:val="18"/>
        </w:rPr>
        <w:t>【</w:t>
      </w:r>
      <w:r w:rsidR="00EA3BAD" w:rsidRPr="007C5A8F">
        <w:rPr>
          <w:rFonts w:cs="Times New Roman" w:hint="eastAsia"/>
          <w:color w:val="808080" w:themeColor="background1" w:themeShade="80"/>
          <w:sz w:val="18"/>
          <w:szCs w:val="18"/>
        </w:rPr>
        <w:t>注：在处理国际法议题时一般更推荐英式英语，</w:t>
      </w:r>
      <w:r w:rsidR="00EA3BAD">
        <w:rPr>
          <w:rFonts w:cs="Times New Roman" w:hint="eastAsia"/>
          <w:color w:val="808080" w:themeColor="background1" w:themeShade="80"/>
          <w:sz w:val="18"/>
          <w:szCs w:val="18"/>
        </w:rPr>
        <w:t>如</w:t>
      </w:r>
      <w:r w:rsidR="00EA3BAD">
        <w:rPr>
          <w:rFonts w:cs="Times New Roman" w:hint="eastAsia"/>
          <w:color w:val="808080" w:themeColor="background1" w:themeShade="80"/>
          <w:sz w:val="18"/>
          <w:szCs w:val="18"/>
        </w:rPr>
        <w:t>labour</w:t>
      </w:r>
      <w:r w:rsidR="00EA3BAD">
        <w:rPr>
          <w:rFonts w:cs="Times New Roman"/>
          <w:color w:val="808080" w:themeColor="background1" w:themeShade="80"/>
          <w:sz w:val="18"/>
          <w:szCs w:val="18"/>
        </w:rPr>
        <w:t>, organisation, centre, licence</w:t>
      </w:r>
      <w:r w:rsidR="00EA3BAD">
        <w:rPr>
          <w:rFonts w:cs="Times New Roman" w:hint="eastAsia"/>
          <w:color w:val="808080" w:themeColor="background1" w:themeShade="80"/>
          <w:sz w:val="18"/>
          <w:szCs w:val="18"/>
        </w:rPr>
        <w:t>等，这也是为什么更建议选用</w:t>
      </w:r>
      <w:r w:rsidR="00EA3BAD">
        <w:rPr>
          <w:rFonts w:cs="Times New Roman" w:hint="eastAsia"/>
          <w:color w:val="808080" w:themeColor="background1" w:themeShade="80"/>
          <w:sz w:val="18"/>
          <w:szCs w:val="18"/>
        </w:rPr>
        <w:t>OSCOLA</w:t>
      </w:r>
      <w:r w:rsidR="00EA3BAD">
        <w:rPr>
          <w:rFonts w:cs="Times New Roman" w:hint="eastAsia"/>
          <w:color w:val="808080" w:themeColor="background1" w:themeShade="80"/>
          <w:sz w:val="18"/>
          <w:szCs w:val="18"/>
        </w:rPr>
        <w:t>作为引注蓝本的原因。</w:t>
      </w:r>
      <w:r w:rsidR="00EA3BAD" w:rsidRPr="007C5A8F">
        <w:rPr>
          <w:rFonts w:cs="Times New Roman" w:hint="eastAsia"/>
          <w:color w:val="808080" w:themeColor="background1" w:themeShade="80"/>
          <w:sz w:val="18"/>
          <w:szCs w:val="18"/>
        </w:rPr>
        <w:t>参见：</w:t>
      </w:r>
      <w:r w:rsidR="00EA3BAD" w:rsidRPr="00D66F8F">
        <w:rPr>
          <w:rFonts w:cs="Times New Roman" w:hint="eastAsia"/>
          <w:color w:val="808080" w:themeColor="background1" w:themeShade="80"/>
          <w:sz w:val="18"/>
          <w:szCs w:val="18"/>
        </w:rPr>
        <w:t>Marci</w:t>
      </w:r>
      <w:r w:rsidR="00EA3BAD" w:rsidRPr="00D66F8F">
        <w:rPr>
          <w:rFonts w:cs="Times New Roman"/>
          <w:color w:val="808080" w:themeColor="background1" w:themeShade="80"/>
          <w:sz w:val="18"/>
          <w:szCs w:val="18"/>
        </w:rPr>
        <w:t xml:space="preserve"> </w:t>
      </w:r>
      <w:r w:rsidR="00EA3BAD" w:rsidRPr="00D66F8F">
        <w:rPr>
          <w:rFonts w:cs="Times New Roman" w:hint="eastAsia"/>
          <w:color w:val="808080" w:themeColor="background1" w:themeShade="80"/>
          <w:sz w:val="18"/>
          <w:szCs w:val="18"/>
        </w:rPr>
        <w:t>Hoffman</w:t>
      </w:r>
      <w:r w:rsidR="00EA3BAD" w:rsidRPr="00D66F8F">
        <w:rPr>
          <w:rFonts w:cs="Times New Roman"/>
          <w:color w:val="808080" w:themeColor="background1" w:themeShade="80"/>
          <w:sz w:val="18"/>
          <w:szCs w:val="18"/>
        </w:rPr>
        <w:t xml:space="preserve"> </w:t>
      </w:r>
      <w:r w:rsidR="00EA3BAD" w:rsidRPr="00D66F8F">
        <w:rPr>
          <w:rFonts w:cs="Times New Roman" w:hint="eastAsia"/>
          <w:color w:val="808080" w:themeColor="background1" w:themeShade="80"/>
          <w:sz w:val="18"/>
          <w:szCs w:val="18"/>
        </w:rPr>
        <w:t>and</w:t>
      </w:r>
      <w:r w:rsidR="00EA3BAD" w:rsidRPr="00D66F8F">
        <w:rPr>
          <w:rFonts w:cs="Times New Roman"/>
          <w:color w:val="808080" w:themeColor="background1" w:themeShade="80"/>
          <w:sz w:val="18"/>
          <w:szCs w:val="18"/>
        </w:rPr>
        <w:t xml:space="preserve"> </w:t>
      </w:r>
      <w:r w:rsidR="00EA3BAD" w:rsidRPr="00D66F8F">
        <w:rPr>
          <w:rFonts w:cs="Times New Roman" w:hint="eastAsia"/>
          <w:color w:val="808080" w:themeColor="background1" w:themeShade="80"/>
          <w:sz w:val="18"/>
          <w:szCs w:val="18"/>
        </w:rPr>
        <w:t>Mary</w:t>
      </w:r>
      <w:r w:rsidR="00EA3BAD" w:rsidRPr="00D66F8F">
        <w:rPr>
          <w:rFonts w:cs="Times New Roman"/>
          <w:color w:val="808080" w:themeColor="background1" w:themeShade="80"/>
          <w:sz w:val="18"/>
          <w:szCs w:val="18"/>
        </w:rPr>
        <w:t xml:space="preserve"> </w:t>
      </w:r>
      <w:r w:rsidR="00EA3BAD" w:rsidRPr="00D66F8F">
        <w:rPr>
          <w:rFonts w:cs="Times New Roman" w:hint="eastAsia"/>
          <w:color w:val="808080" w:themeColor="background1" w:themeShade="80"/>
          <w:sz w:val="18"/>
          <w:szCs w:val="18"/>
        </w:rPr>
        <w:t>Rumsey</w:t>
      </w:r>
      <w:r w:rsidR="00EA3BAD" w:rsidRPr="00D66F8F">
        <w:rPr>
          <w:rFonts w:cs="Times New Roman"/>
          <w:color w:val="808080" w:themeColor="background1" w:themeShade="80"/>
          <w:sz w:val="18"/>
          <w:szCs w:val="18"/>
        </w:rPr>
        <w:t xml:space="preserve">, </w:t>
      </w:r>
      <w:r w:rsidR="00EA3BAD" w:rsidRPr="00D66F8F">
        <w:rPr>
          <w:rFonts w:cs="Times New Roman"/>
          <w:i/>
          <w:iCs/>
          <w:color w:val="808080" w:themeColor="background1" w:themeShade="80"/>
          <w:sz w:val="18"/>
          <w:szCs w:val="18"/>
        </w:rPr>
        <w:t>International and Foreign Legal Research: A Coursebook</w:t>
      </w:r>
      <w:r w:rsidR="00EA3BAD" w:rsidRPr="00D66F8F">
        <w:rPr>
          <w:rFonts w:cs="Times New Roman"/>
          <w:color w:val="808080" w:themeColor="background1" w:themeShade="80"/>
          <w:sz w:val="18"/>
          <w:szCs w:val="18"/>
        </w:rPr>
        <w:t xml:space="preserve"> (2nd, Martinus Nijhoff 2012) p </w:t>
      </w:r>
      <w:r w:rsidR="00EA3BAD" w:rsidRPr="00D66F8F">
        <w:rPr>
          <w:rFonts w:cs="Times New Roman" w:hint="eastAsia"/>
          <w:color w:val="808080" w:themeColor="background1" w:themeShade="80"/>
          <w:sz w:val="18"/>
          <w:szCs w:val="18"/>
        </w:rPr>
        <w:t>3</w:t>
      </w:r>
      <w:r w:rsidR="00EA3BAD" w:rsidRPr="00D66F8F">
        <w:rPr>
          <w:rFonts w:cs="Times New Roman"/>
          <w:color w:val="808080" w:themeColor="background1" w:themeShade="80"/>
          <w:sz w:val="18"/>
          <w:szCs w:val="18"/>
        </w:rPr>
        <w:t>1.</w:t>
      </w:r>
      <w:r w:rsidR="00EA3BAD">
        <w:rPr>
          <w:rFonts w:cs="Times New Roman" w:hint="eastAsia"/>
          <w:color w:val="808080" w:themeColor="background1" w:themeShade="80"/>
          <w:sz w:val="18"/>
          <w:szCs w:val="18"/>
        </w:rPr>
        <w:t>】</w:t>
      </w:r>
      <w:r w:rsidR="00D66F8F">
        <w:rPr>
          <w:rFonts w:cs="Times New Roman" w:hint="eastAsia"/>
          <w:szCs w:val="21"/>
        </w:rPr>
        <w:t>不过</w:t>
      </w:r>
      <w:r w:rsidR="00EA3BAD">
        <w:rPr>
          <w:rFonts w:cs="Times New Roman" w:hint="eastAsia"/>
          <w:szCs w:val="21"/>
        </w:rPr>
        <w:t>凡是</w:t>
      </w:r>
      <w:r w:rsidR="00D66F8F">
        <w:rPr>
          <w:rFonts w:cs="Times New Roman" w:hint="eastAsia"/>
          <w:szCs w:val="21"/>
        </w:rPr>
        <w:t>原则</w:t>
      </w:r>
      <w:r w:rsidR="00EA3BAD">
        <w:rPr>
          <w:rFonts w:cs="Times New Roman" w:hint="eastAsia"/>
          <w:szCs w:val="21"/>
        </w:rPr>
        <w:t>必有</w:t>
      </w:r>
      <w:r w:rsidR="00D66F8F">
        <w:rPr>
          <w:rFonts w:cs="Times New Roman" w:hint="eastAsia"/>
          <w:szCs w:val="21"/>
        </w:rPr>
        <w:t>例外</w:t>
      </w:r>
      <w:r w:rsidR="00EA3BAD">
        <w:rPr>
          <w:rFonts w:cs="Times New Roman" w:hint="eastAsia"/>
          <w:szCs w:val="21"/>
        </w:rPr>
        <w:t>。比如你要是在脚注中引用外部来源时，如书籍或论文题目用了美式英语，你保持原样即可，毕竟那不是你的意思表示。</w:t>
      </w:r>
    </w:p>
    <w:p w14:paraId="4AF58BCD" w14:textId="1AFCF9DF" w:rsidR="00B90551" w:rsidRDefault="00B90551" w:rsidP="00B216D2">
      <w:pPr>
        <w:rPr>
          <w:rFonts w:cs="Times New Roman"/>
          <w:szCs w:val="21"/>
        </w:rPr>
      </w:pPr>
      <w:r>
        <w:rPr>
          <w:rFonts w:cs="Times New Roman" w:hint="eastAsia"/>
          <w:noProof/>
          <w:szCs w:val="21"/>
        </w:rPr>
        <w:drawing>
          <wp:inline distT="0" distB="0" distL="0" distR="0" wp14:anchorId="734F3C99" wp14:editId="099C0ECC">
            <wp:extent cx="2266950" cy="9709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a:extLst>
                        <a:ext uri="{28A0092B-C50C-407E-A947-70E740481C1C}">
                          <a14:useLocalDpi xmlns:a14="http://schemas.microsoft.com/office/drawing/2010/main" val="0"/>
                        </a:ext>
                      </a:extLst>
                    </a:blip>
                    <a:stretch>
                      <a:fillRect/>
                    </a:stretch>
                  </pic:blipFill>
                  <pic:spPr>
                    <a:xfrm>
                      <a:off x="0" y="0"/>
                      <a:ext cx="2348640" cy="1005954"/>
                    </a:xfrm>
                    <a:prstGeom prst="rect">
                      <a:avLst/>
                    </a:prstGeom>
                  </pic:spPr>
                </pic:pic>
              </a:graphicData>
            </a:graphic>
          </wp:inline>
        </w:drawing>
      </w:r>
    </w:p>
    <w:p w14:paraId="497FB44A" w14:textId="6F9D57D3" w:rsidR="00E065E0" w:rsidRPr="0015419B" w:rsidRDefault="00B90551" w:rsidP="00B216D2">
      <w:pPr>
        <w:rPr>
          <w:rFonts w:cs="Times New Roman"/>
          <w:b/>
          <w:bCs/>
          <w:color w:val="808080" w:themeColor="background1" w:themeShade="80"/>
          <w:szCs w:val="21"/>
        </w:rPr>
      </w:pPr>
      <w:r w:rsidRPr="00B90551">
        <w:rPr>
          <w:rFonts w:cs="Times New Roman" w:hint="eastAsia"/>
          <w:b/>
          <w:bCs/>
          <w:color w:val="808080" w:themeColor="background1" w:themeShade="80"/>
          <w:szCs w:val="21"/>
        </w:rPr>
        <w:t>图：</w:t>
      </w:r>
      <w:r w:rsidR="000168ED">
        <w:rPr>
          <w:rFonts w:cs="Times New Roman" w:hint="eastAsia"/>
          <w:b/>
          <w:bCs/>
          <w:color w:val="808080" w:themeColor="background1" w:themeShade="80"/>
          <w:szCs w:val="21"/>
        </w:rPr>
        <w:t>一些</w:t>
      </w:r>
      <w:r w:rsidRPr="00B90551">
        <w:rPr>
          <w:rFonts w:cs="Times New Roman" w:hint="eastAsia"/>
          <w:b/>
          <w:bCs/>
          <w:color w:val="808080" w:themeColor="background1" w:themeShade="80"/>
          <w:szCs w:val="21"/>
        </w:rPr>
        <w:t>反面教材</w:t>
      </w:r>
    </w:p>
    <w:p w14:paraId="1F1F962E" w14:textId="77777777" w:rsidR="00EA3BAD" w:rsidRDefault="00B216D2" w:rsidP="00B216D2">
      <w:pPr>
        <w:rPr>
          <w:rFonts w:cs="Times New Roman"/>
          <w:szCs w:val="21"/>
        </w:rPr>
      </w:pPr>
      <w:r w:rsidRPr="006D7D04">
        <w:rPr>
          <w:rFonts w:cs="Times New Roman"/>
          <w:b/>
          <w:bCs/>
          <w:color w:val="1F3864" w:themeColor="accent1" w:themeShade="80"/>
          <w:szCs w:val="21"/>
        </w:rPr>
        <w:t>2</w:t>
      </w:r>
      <w:r w:rsidRPr="006D7D04">
        <w:rPr>
          <w:rFonts w:cs="Times New Roman" w:hint="eastAsia"/>
          <w:b/>
          <w:bCs/>
          <w:color w:val="1F3864" w:themeColor="accent1" w:themeShade="80"/>
          <w:szCs w:val="21"/>
        </w:rPr>
        <w:t>、读者友好优先（</w:t>
      </w:r>
      <w:r w:rsidRPr="00B216D2">
        <w:rPr>
          <w:rFonts w:cs="Times New Roman"/>
          <w:b/>
          <w:bCs/>
          <w:color w:val="1F3864" w:themeColor="accent1" w:themeShade="80"/>
          <w:szCs w:val="21"/>
        </w:rPr>
        <w:t>consideration for the reader</w:t>
      </w:r>
      <w:r w:rsidRPr="006D7D04">
        <w:rPr>
          <w:rFonts w:cs="Times New Roman" w:hint="eastAsia"/>
          <w:b/>
          <w:bCs/>
          <w:color w:val="1F3864" w:themeColor="accent1" w:themeShade="80"/>
          <w:szCs w:val="21"/>
        </w:rPr>
        <w:t>）</w:t>
      </w:r>
    </w:p>
    <w:p w14:paraId="0735AB21" w14:textId="4B30CFE8" w:rsidR="00EA3BAD" w:rsidRDefault="00EA3BAD" w:rsidP="00B216D2">
      <w:pPr>
        <w:rPr>
          <w:rFonts w:cs="Times New Roman"/>
          <w:szCs w:val="21"/>
        </w:rPr>
      </w:pPr>
      <w:r w:rsidRPr="00EA3BAD">
        <w:rPr>
          <w:rFonts w:cs="Times New Roman" w:hint="eastAsia"/>
          <w:b/>
          <w:bCs/>
          <w:color w:val="1F4E79" w:themeColor="accent5" w:themeShade="80"/>
          <w:szCs w:val="21"/>
        </w:rPr>
        <w:t>「引注不是为了你方便，是为了法官方便。请端正你乙方的身份。」</w:t>
      </w:r>
      <w:r w:rsidRPr="00EA3BAD">
        <w:rPr>
          <w:rFonts w:cs="Times New Roman" w:hint="eastAsia"/>
          <w:b/>
          <w:bCs/>
          <w:color w:val="1F4E79" w:themeColor="accent5" w:themeShade="80"/>
          <w:szCs w:val="21"/>
        </w:rPr>
        <w:t>by</w:t>
      </w:r>
      <w:r>
        <w:rPr>
          <w:rFonts w:cs="Times New Roman" w:hint="eastAsia"/>
          <w:b/>
          <w:bCs/>
          <w:color w:val="1F4E79" w:themeColor="accent5" w:themeShade="80"/>
          <w:szCs w:val="21"/>
        </w:rPr>
        <w:t>老母鸡</w:t>
      </w:r>
    </w:p>
    <w:p w14:paraId="022501FE" w14:textId="69DBFD34" w:rsidR="00505236" w:rsidRDefault="00EA3BAD" w:rsidP="00B216D2">
      <w:pPr>
        <w:rPr>
          <w:rFonts w:cs="Times New Roman"/>
          <w:szCs w:val="21"/>
        </w:rPr>
      </w:pPr>
      <w:r>
        <w:rPr>
          <w:rFonts w:cs="Times New Roman" w:hint="eastAsia"/>
          <w:szCs w:val="21"/>
        </w:rPr>
        <w:lastRenderedPageBreak/>
        <w:t>尤须记住的是，引注的核心作用是为了让读者能对你所引用的资料进行溯源，而不是毫无目的的信息堆砌。</w:t>
      </w:r>
      <w:r>
        <w:rPr>
          <w:rFonts w:cs="Times New Roman" w:hint="eastAsia"/>
          <w:szCs w:val="21"/>
          <w:lang w:eastAsia="ja-JP"/>
        </w:rPr>
        <w:t>比如：「</w:t>
      </w:r>
      <w:r>
        <w:rPr>
          <w:rFonts w:cs="Times New Roman" w:hint="eastAsia"/>
          <w:szCs w:val="21"/>
          <w:lang w:eastAsia="ja-JP"/>
        </w:rPr>
        <w:t>[</w:t>
      </w:r>
      <w:r>
        <w:rPr>
          <w:rFonts w:cs="Times New Roman" w:hint="eastAsia"/>
          <w:szCs w:val="21"/>
          <w:lang w:eastAsia="ja-JP"/>
        </w:rPr>
        <w:t>日</w:t>
      </w:r>
      <w:r>
        <w:rPr>
          <w:rFonts w:cs="Times New Roman"/>
          <w:szCs w:val="21"/>
          <w:lang w:eastAsia="ja-JP"/>
        </w:rPr>
        <w:t xml:space="preserve">] </w:t>
      </w:r>
      <w:r w:rsidRPr="00EA3BAD">
        <w:rPr>
          <w:rFonts w:cs="Times New Roman" w:hint="eastAsia"/>
          <w:szCs w:val="21"/>
          <w:lang w:eastAsia="ja-JP"/>
        </w:rPr>
        <w:t>林陽一『刑法における因果関係理論』（成文堂，</w:t>
      </w:r>
      <w:r w:rsidRPr="00EA3BAD">
        <w:rPr>
          <w:rFonts w:cs="Times New Roman" w:hint="eastAsia"/>
          <w:szCs w:val="21"/>
          <w:lang w:eastAsia="ja-JP"/>
        </w:rPr>
        <w:t>2000</w:t>
      </w:r>
      <w:r w:rsidRPr="00EA3BAD">
        <w:rPr>
          <w:rFonts w:cs="Times New Roman" w:hint="eastAsia"/>
          <w:szCs w:val="21"/>
          <w:lang w:eastAsia="ja-JP"/>
        </w:rPr>
        <w:t>年）</w:t>
      </w:r>
      <w:r w:rsidRPr="00EA3BAD">
        <w:rPr>
          <w:rFonts w:cs="Times New Roman" w:hint="eastAsia"/>
          <w:szCs w:val="21"/>
          <w:lang w:eastAsia="ja-JP"/>
        </w:rPr>
        <w:t>259</w:t>
      </w:r>
      <w:r w:rsidRPr="00EA3BAD">
        <w:rPr>
          <w:rFonts w:cs="Times New Roman" w:hint="eastAsia"/>
          <w:szCs w:val="21"/>
          <w:lang w:eastAsia="ja-JP"/>
        </w:rPr>
        <w:t>頁参照</w:t>
      </w:r>
      <w:r>
        <w:rPr>
          <w:rFonts w:cs="Times New Roman" w:hint="eastAsia"/>
          <w:szCs w:val="21"/>
          <w:lang w:eastAsia="ja-JP"/>
        </w:rPr>
        <w:t>」里面的</w:t>
      </w:r>
      <w:r>
        <w:rPr>
          <w:rFonts w:cs="Times New Roman" w:hint="eastAsia"/>
          <w:szCs w:val="21"/>
          <w:lang w:eastAsia="ja-JP"/>
        </w:rPr>
        <w:t xml:space="preserve"> </w:t>
      </w:r>
      <w:r>
        <w:rPr>
          <w:rFonts w:cs="Times New Roman"/>
          <w:szCs w:val="21"/>
          <w:lang w:eastAsia="ja-JP"/>
        </w:rPr>
        <w:t>[</w:t>
      </w:r>
      <w:r>
        <w:rPr>
          <w:rFonts w:cs="Times New Roman" w:hint="eastAsia"/>
          <w:szCs w:val="21"/>
          <w:lang w:eastAsia="ja-JP"/>
        </w:rPr>
        <w:t>日</w:t>
      </w:r>
      <w:r>
        <w:rPr>
          <w:rFonts w:cs="Times New Roman"/>
          <w:szCs w:val="21"/>
          <w:lang w:eastAsia="ja-JP"/>
        </w:rPr>
        <w:t xml:space="preserve">] </w:t>
      </w:r>
      <w:r>
        <w:rPr>
          <w:rFonts w:cs="Times New Roman" w:hint="eastAsia"/>
          <w:szCs w:val="21"/>
          <w:lang w:eastAsia="ja-JP"/>
        </w:rPr>
        <w:t>就没有必要。</w:t>
      </w:r>
      <w:r w:rsidR="0015419B">
        <w:rPr>
          <w:rFonts w:cs="Times New Roman" w:hint="eastAsia"/>
          <w:szCs w:val="21"/>
          <w:lang w:eastAsia="ja-JP"/>
        </w:rPr>
        <w:t>就如</w:t>
      </w:r>
      <w:r w:rsidR="0015419B">
        <w:rPr>
          <w:rFonts w:cs="Times New Roman" w:hint="eastAsia"/>
          <w:szCs w:val="21"/>
          <w:lang w:eastAsia="ja-JP"/>
        </w:rPr>
        <w:t>memo</w:t>
      </w:r>
      <w:r w:rsidR="0015419B">
        <w:rPr>
          <w:rFonts w:cs="Times New Roman" w:hint="eastAsia"/>
          <w:szCs w:val="21"/>
          <w:lang w:eastAsia="ja-JP"/>
        </w:rPr>
        <w:t>和</w:t>
      </w:r>
      <w:r w:rsidR="0015419B">
        <w:rPr>
          <w:rFonts w:cs="Times New Roman" w:hint="eastAsia"/>
          <w:szCs w:val="21"/>
          <w:lang w:eastAsia="ja-JP"/>
        </w:rPr>
        <w:t>oral</w:t>
      </w:r>
      <w:r w:rsidR="0015419B">
        <w:rPr>
          <w:rFonts w:cs="Times New Roman" w:hint="eastAsia"/>
          <w:szCs w:val="21"/>
          <w:lang w:eastAsia="ja-JP"/>
        </w:rPr>
        <w:t>表达一样，引注也需要做到</w:t>
      </w:r>
      <w:r w:rsidR="0015419B" w:rsidRPr="0015419B">
        <w:rPr>
          <w:rFonts w:cs="Times New Roman" w:hint="eastAsia"/>
          <w:b/>
          <w:bCs/>
          <w:color w:val="8A002F"/>
          <w:szCs w:val="21"/>
          <w:lang w:eastAsia="ja-JP"/>
        </w:rPr>
        <w:t>简洁有力（</w:t>
      </w:r>
      <w:r w:rsidR="0015419B" w:rsidRPr="0015419B">
        <w:rPr>
          <w:rFonts w:cs="Times New Roman" w:hint="eastAsia"/>
          <w:b/>
          <w:bCs/>
          <w:color w:val="8A002F"/>
          <w:szCs w:val="21"/>
          <w:lang w:eastAsia="ja-JP"/>
        </w:rPr>
        <w:t>simple</w:t>
      </w:r>
      <w:r w:rsidR="0015419B" w:rsidRPr="0015419B">
        <w:rPr>
          <w:rFonts w:cs="Times New Roman"/>
          <w:b/>
          <w:bCs/>
          <w:color w:val="8A002F"/>
          <w:szCs w:val="21"/>
          <w:lang w:eastAsia="ja-JP"/>
        </w:rPr>
        <w:t xml:space="preserve"> </w:t>
      </w:r>
      <w:r w:rsidR="0015419B" w:rsidRPr="0015419B">
        <w:rPr>
          <w:rFonts w:cs="Times New Roman" w:hint="eastAsia"/>
          <w:b/>
          <w:bCs/>
          <w:color w:val="8A002F"/>
          <w:szCs w:val="21"/>
          <w:lang w:eastAsia="ja-JP"/>
        </w:rPr>
        <w:t>but</w:t>
      </w:r>
      <w:r w:rsidR="0015419B" w:rsidRPr="0015419B">
        <w:rPr>
          <w:rFonts w:cs="Times New Roman"/>
          <w:b/>
          <w:bCs/>
          <w:color w:val="8A002F"/>
          <w:szCs w:val="21"/>
          <w:lang w:eastAsia="ja-JP"/>
        </w:rPr>
        <w:t xml:space="preserve"> </w:t>
      </w:r>
      <w:r w:rsidR="0015419B" w:rsidRPr="0015419B">
        <w:rPr>
          <w:rFonts w:cs="Times New Roman" w:hint="eastAsia"/>
          <w:b/>
          <w:bCs/>
          <w:color w:val="8A002F"/>
          <w:szCs w:val="21"/>
          <w:lang w:eastAsia="ja-JP"/>
        </w:rPr>
        <w:t>powerful</w:t>
      </w:r>
      <w:r w:rsidR="0015419B" w:rsidRPr="0015419B">
        <w:rPr>
          <w:rFonts w:cs="Times New Roman" w:hint="eastAsia"/>
          <w:b/>
          <w:bCs/>
          <w:color w:val="8A002F"/>
          <w:szCs w:val="21"/>
          <w:lang w:eastAsia="ja-JP"/>
        </w:rPr>
        <w:t>）</w:t>
      </w:r>
      <w:r w:rsidR="0015419B">
        <w:rPr>
          <w:rFonts w:cs="Times New Roman" w:hint="eastAsia"/>
          <w:szCs w:val="21"/>
          <w:lang w:eastAsia="ja-JP"/>
        </w:rPr>
        <w:t>。当然，这是一个考验程度的工作，比如你在</w:t>
      </w:r>
      <w:r w:rsidR="0015419B">
        <w:rPr>
          <w:rFonts w:cs="Times New Roman" w:hint="eastAsia"/>
          <w:szCs w:val="21"/>
          <w:lang w:eastAsia="ja-JP"/>
        </w:rPr>
        <w:t>Jessup</w:t>
      </w:r>
      <w:r w:rsidR="0015419B">
        <w:rPr>
          <w:rFonts w:cs="Times New Roman" w:hint="eastAsia"/>
          <w:szCs w:val="21"/>
          <w:lang w:eastAsia="ja-JP"/>
        </w:rPr>
        <w:t>的</w:t>
      </w:r>
      <w:r w:rsidR="0015419B">
        <w:rPr>
          <w:rFonts w:cs="Times New Roman" w:hint="eastAsia"/>
          <w:szCs w:val="21"/>
          <w:lang w:eastAsia="ja-JP"/>
        </w:rPr>
        <w:t>memo</w:t>
      </w:r>
      <w:r w:rsidR="0015419B">
        <w:rPr>
          <w:rFonts w:cs="Times New Roman" w:hint="eastAsia"/>
          <w:szCs w:val="21"/>
          <w:lang w:eastAsia="ja-JP"/>
        </w:rPr>
        <w:t>里用</w:t>
      </w:r>
      <w:r w:rsidR="0015419B">
        <w:rPr>
          <w:rFonts w:cs="Times New Roman" w:hint="eastAsia"/>
          <w:szCs w:val="21"/>
          <w:lang w:eastAsia="ja-JP"/>
        </w:rPr>
        <w:t>ICJ</w:t>
      </w:r>
      <w:r w:rsidR="0015419B">
        <w:rPr>
          <w:rFonts w:cs="Times New Roman" w:hint="eastAsia"/>
          <w:szCs w:val="21"/>
          <w:lang w:eastAsia="ja-JP"/>
        </w:rPr>
        <w:t>这样的缩写就足以让人知道这是</w:t>
      </w:r>
      <w:r w:rsidR="0015419B">
        <w:rPr>
          <w:rFonts w:cs="Times New Roman" w:hint="eastAsia"/>
          <w:szCs w:val="21"/>
          <w:lang w:eastAsia="ja-JP"/>
        </w:rPr>
        <w:t>The</w:t>
      </w:r>
      <w:r w:rsidR="0015419B">
        <w:rPr>
          <w:rFonts w:cs="Times New Roman"/>
          <w:szCs w:val="21"/>
          <w:lang w:eastAsia="ja-JP"/>
        </w:rPr>
        <w:t xml:space="preserve"> </w:t>
      </w:r>
      <w:r w:rsidR="0015419B">
        <w:rPr>
          <w:rFonts w:cs="Times New Roman" w:hint="eastAsia"/>
          <w:szCs w:val="21"/>
          <w:lang w:eastAsia="ja-JP"/>
        </w:rPr>
        <w:t>International</w:t>
      </w:r>
      <w:r w:rsidR="0015419B">
        <w:rPr>
          <w:rFonts w:cs="Times New Roman"/>
          <w:szCs w:val="21"/>
          <w:lang w:eastAsia="ja-JP"/>
        </w:rPr>
        <w:t xml:space="preserve"> </w:t>
      </w:r>
      <w:r w:rsidR="0015419B">
        <w:rPr>
          <w:rFonts w:cs="Times New Roman" w:hint="eastAsia"/>
          <w:szCs w:val="21"/>
          <w:lang w:eastAsia="ja-JP"/>
        </w:rPr>
        <w:t>Court</w:t>
      </w:r>
      <w:r w:rsidR="0015419B">
        <w:rPr>
          <w:rFonts w:cs="Times New Roman"/>
          <w:szCs w:val="21"/>
          <w:lang w:eastAsia="ja-JP"/>
        </w:rPr>
        <w:t xml:space="preserve"> </w:t>
      </w:r>
      <w:r w:rsidR="0015419B">
        <w:rPr>
          <w:rFonts w:cs="Times New Roman" w:hint="eastAsia"/>
          <w:szCs w:val="21"/>
          <w:lang w:eastAsia="ja-JP"/>
        </w:rPr>
        <w:t>of</w:t>
      </w:r>
      <w:r w:rsidR="0015419B">
        <w:rPr>
          <w:rFonts w:cs="Times New Roman"/>
          <w:szCs w:val="21"/>
          <w:lang w:eastAsia="ja-JP"/>
        </w:rPr>
        <w:t xml:space="preserve"> </w:t>
      </w:r>
      <w:r w:rsidR="0015419B">
        <w:rPr>
          <w:rFonts w:cs="Times New Roman" w:hint="eastAsia"/>
          <w:szCs w:val="21"/>
          <w:lang w:eastAsia="ja-JP"/>
        </w:rPr>
        <w:t>Justice</w:t>
      </w:r>
      <w:r w:rsidR="0015419B">
        <w:rPr>
          <w:rFonts w:cs="Times New Roman" w:hint="eastAsia"/>
          <w:szCs w:val="21"/>
          <w:lang w:eastAsia="ja-JP"/>
        </w:rPr>
        <w:t>了，但你用</w:t>
      </w:r>
      <w:r w:rsidR="0015419B">
        <w:rPr>
          <w:rFonts w:cs="Times New Roman" w:hint="eastAsia"/>
          <w:szCs w:val="21"/>
          <w:lang w:eastAsia="ja-JP"/>
        </w:rPr>
        <w:t>ICC</w:t>
      </w:r>
      <w:r w:rsidR="0015419B">
        <w:rPr>
          <w:rFonts w:cs="Times New Roman" w:hint="eastAsia"/>
          <w:szCs w:val="21"/>
          <w:lang w:eastAsia="ja-JP"/>
        </w:rPr>
        <w:t>就可能存在</w:t>
      </w:r>
      <w:r w:rsidR="0015419B">
        <w:rPr>
          <w:rFonts w:cs="Times New Roman"/>
          <w:szCs w:val="21"/>
          <w:lang w:eastAsia="ja-JP"/>
        </w:rPr>
        <w:t>International Criminal Court</w:t>
      </w:r>
      <w:r w:rsidR="0015419B">
        <w:rPr>
          <w:rFonts w:cs="Times New Roman" w:hint="eastAsia"/>
          <w:szCs w:val="21"/>
          <w:lang w:eastAsia="ja-JP"/>
        </w:rPr>
        <w:t>和</w:t>
      </w:r>
      <w:r w:rsidR="0015419B" w:rsidRPr="00C06CF4">
        <w:rPr>
          <w:rFonts w:cs="Times New Roman"/>
          <w:szCs w:val="21"/>
          <w:lang w:eastAsia="ja-JP"/>
        </w:rPr>
        <w:t xml:space="preserve">International </w:t>
      </w:r>
      <w:r w:rsidR="0015419B">
        <w:rPr>
          <w:rFonts w:cs="Times New Roman" w:hint="eastAsia"/>
          <w:szCs w:val="21"/>
          <w:lang w:eastAsia="ja-JP"/>
        </w:rPr>
        <w:t>C</w:t>
      </w:r>
      <w:r w:rsidR="0015419B" w:rsidRPr="00C06CF4">
        <w:rPr>
          <w:rFonts w:cs="Times New Roman"/>
          <w:szCs w:val="21"/>
          <w:lang w:eastAsia="ja-JP"/>
        </w:rPr>
        <w:t xml:space="preserve">hamber of </w:t>
      </w:r>
      <w:r w:rsidR="0015419B">
        <w:rPr>
          <w:rFonts w:cs="Times New Roman" w:hint="eastAsia"/>
          <w:szCs w:val="21"/>
          <w:lang w:eastAsia="ja-JP"/>
        </w:rPr>
        <w:t>C</w:t>
      </w:r>
      <w:r w:rsidR="0015419B" w:rsidRPr="00C06CF4">
        <w:rPr>
          <w:rFonts w:cs="Times New Roman"/>
          <w:szCs w:val="21"/>
          <w:lang w:eastAsia="ja-JP"/>
        </w:rPr>
        <w:t>ommerce</w:t>
      </w:r>
      <w:r w:rsidR="0015419B">
        <w:rPr>
          <w:rFonts w:cs="Times New Roman" w:hint="eastAsia"/>
          <w:szCs w:val="21"/>
          <w:lang w:eastAsia="ja-JP"/>
        </w:rPr>
        <w:t>的混淆。</w:t>
      </w:r>
      <w:r w:rsidR="0015419B">
        <w:rPr>
          <w:rFonts w:cs="Times New Roman" w:hint="eastAsia"/>
          <w:szCs w:val="21"/>
        </w:rPr>
        <w:t>具体如何操作，还是要靠写作者的情商。</w:t>
      </w:r>
    </w:p>
    <w:p w14:paraId="74716BCA" w14:textId="7D503AF0" w:rsidR="00B216D2" w:rsidRPr="00C06CF4" w:rsidRDefault="00B216D2" w:rsidP="00B216D2">
      <w:pPr>
        <w:rPr>
          <w:rFonts w:cs="Times New Roman"/>
          <w:szCs w:val="21"/>
        </w:rPr>
      </w:pPr>
    </w:p>
    <w:p w14:paraId="06A90D0D" w14:textId="0FAECA98" w:rsidR="002E72D1" w:rsidRPr="0015419B" w:rsidRDefault="002F57AD" w:rsidP="00B216D2">
      <w:pPr>
        <w:rPr>
          <w:rFonts w:cs="Times New Roman"/>
          <w:b/>
          <w:bCs/>
          <w:szCs w:val="21"/>
        </w:rPr>
      </w:pPr>
      <w:r w:rsidRPr="0015419B">
        <w:rPr>
          <w:rFonts w:cs="Times New Roman" w:hint="eastAsia"/>
          <w:b/>
          <w:bCs/>
          <w:szCs w:val="21"/>
        </w:rPr>
        <w:t>（二）法学引注的基本类型</w:t>
      </w:r>
      <w:r w:rsidR="00C06CF4" w:rsidRPr="0015419B">
        <w:rPr>
          <w:rFonts w:cs="Times New Roman" w:hint="eastAsia"/>
          <w:b/>
          <w:bCs/>
          <w:szCs w:val="21"/>
        </w:rPr>
        <w:t>与学习方法</w:t>
      </w:r>
    </w:p>
    <w:p w14:paraId="16505429" w14:textId="6013E9DA" w:rsidR="00B216D2" w:rsidRPr="0015419B" w:rsidRDefault="00C06CF4" w:rsidP="00B216D2">
      <w:pPr>
        <w:rPr>
          <w:rFonts w:cs="Times New Roman"/>
          <w:b/>
          <w:bCs/>
          <w:color w:val="002060"/>
          <w:szCs w:val="21"/>
        </w:rPr>
      </w:pPr>
      <w:r w:rsidRPr="0015419B">
        <w:rPr>
          <w:rFonts w:cs="Times New Roman"/>
          <w:b/>
          <w:bCs/>
          <w:color w:val="002060"/>
          <w:szCs w:val="21"/>
        </w:rPr>
        <w:t>1</w:t>
      </w:r>
      <w:r w:rsidRPr="0015419B">
        <w:rPr>
          <w:rFonts w:cs="Times New Roman" w:hint="eastAsia"/>
          <w:b/>
          <w:bCs/>
          <w:color w:val="002060"/>
          <w:szCs w:val="21"/>
        </w:rPr>
        <w:t>、</w:t>
      </w:r>
      <w:r w:rsidR="007C5A8F" w:rsidRPr="0015419B">
        <w:rPr>
          <w:rFonts w:cs="Times New Roman" w:hint="eastAsia"/>
          <w:b/>
          <w:bCs/>
          <w:color w:val="002060"/>
          <w:szCs w:val="21"/>
        </w:rPr>
        <w:t>常见</w:t>
      </w:r>
      <w:r w:rsidR="00B216D2" w:rsidRPr="0015419B">
        <w:rPr>
          <w:rFonts w:cs="Times New Roman" w:hint="eastAsia"/>
          <w:b/>
          <w:bCs/>
          <w:color w:val="002060"/>
          <w:szCs w:val="21"/>
        </w:rPr>
        <w:t>引注格式总览</w:t>
      </w:r>
    </w:p>
    <w:p w14:paraId="0D031AD4" w14:textId="77777777" w:rsidR="00B216D2" w:rsidRPr="00B216D2" w:rsidRDefault="00B216D2" w:rsidP="00B216D2">
      <w:pPr>
        <w:numPr>
          <w:ilvl w:val="0"/>
          <w:numId w:val="1"/>
        </w:numPr>
        <w:rPr>
          <w:rFonts w:cs="Times New Roman"/>
          <w:szCs w:val="21"/>
        </w:rPr>
      </w:pPr>
      <w:r w:rsidRPr="00B216D2">
        <w:rPr>
          <w:rFonts w:cs="Times New Roman"/>
          <w:szCs w:val="21"/>
        </w:rPr>
        <w:t>American Psychological Association (</w:t>
      </w:r>
      <w:r w:rsidRPr="00B216D2">
        <w:rPr>
          <w:rFonts w:cs="Times New Roman"/>
          <w:i/>
          <w:iCs/>
          <w:szCs w:val="21"/>
        </w:rPr>
        <w:t>APA</w:t>
      </w:r>
      <w:r w:rsidRPr="00B216D2">
        <w:rPr>
          <w:rFonts w:cs="Times New Roman"/>
          <w:szCs w:val="21"/>
        </w:rPr>
        <w:t>)</w:t>
      </w:r>
    </w:p>
    <w:p w14:paraId="4B28E70B" w14:textId="77777777" w:rsidR="00B216D2" w:rsidRPr="00B216D2" w:rsidRDefault="00B216D2" w:rsidP="00B216D2">
      <w:pPr>
        <w:numPr>
          <w:ilvl w:val="0"/>
          <w:numId w:val="1"/>
        </w:numPr>
        <w:rPr>
          <w:rFonts w:cs="Times New Roman"/>
          <w:szCs w:val="21"/>
        </w:rPr>
      </w:pPr>
      <w:r w:rsidRPr="00B216D2">
        <w:rPr>
          <w:rFonts w:cs="Times New Roman"/>
          <w:szCs w:val="21"/>
        </w:rPr>
        <w:t>Modern Language Association (</w:t>
      </w:r>
      <w:r w:rsidRPr="00B216D2">
        <w:rPr>
          <w:rFonts w:cs="Times New Roman"/>
          <w:i/>
          <w:iCs/>
          <w:szCs w:val="21"/>
        </w:rPr>
        <w:t>MLA</w:t>
      </w:r>
      <w:r w:rsidRPr="00B216D2">
        <w:rPr>
          <w:rFonts w:cs="Times New Roman"/>
          <w:szCs w:val="21"/>
        </w:rPr>
        <w:t>)</w:t>
      </w:r>
    </w:p>
    <w:p w14:paraId="7B347B64" w14:textId="77777777" w:rsidR="00B216D2" w:rsidRPr="00B216D2" w:rsidRDefault="00B216D2" w:rsidP="00B216D2">
      <w:pPr>
        <w:numPr>
          <w:ilvl w:val="0"/>
          <w:numId w:val="1"/>
        </w:numPr>
        <w:rPr>
          <w:rFonts w:cs="Times New Roman"/>
          <w:szCs w:val="21"/>
        </w:rPr>
      </w:pPr>
      <w:r w:rsidRPr="00B216D2">
        <w:rPr>
          <w:rFonts w:cs="Times New Roman"/>
          <w:szCs w:val="21"/>
        </w:rPr>
        <w:t>The Chicago Manual of Style (</w:t>
      </w:r>
      <w:r w:rsidRPr="00B216D2">
        <w:rPr>
          <w:rFonts w:cs="Times New Roman"/>
          <w:i/>
          <w:iCs/>
          <w:szCs w:val="21"/>
        </w:rPr>
        <w:t>Chicago/Turabian</w:t>
      </w:r>
      <w:r w:rsidRPr="00B216D2">
        <w:rPr>
          <w:rFonts w:cs="Times New Roman"/>
          <w:szCs w:val="21"/>
        </w:rPr>
        <w:t>)</w:t>
      </w:r>
    </w:p>
    <w:p w14:paraId="276EA8D6" w14:textId="77777777" w:rsidR="00B216D2" w:rsidRPr="00B216D2" w:rsidRDefault="00B216D2" w:rsidP="00B216D2">
      <w:pPr>
        <w:numPr>
          <w:ilvl w:val="0"/>
          <w:numId w:val="1"/>
        </w:numPr>
        <w:rPr>
          <w:rFonts w:cs="Times New Roman"/>
          <w:szCs w:val="21"/>
        </w:rPr>
      </w:pPr>
      <w:r w:rsidRPr="00B216D2">
        <w:rPr>
          <w:rFonts w:cs="Times New Roman"/>
          <w:szCs w:val="21"/>
        </w:rPr>
        <w:t>Canadian Guide to Uniform Legal Citation (</w:t>
      </w:r>
      <w:r w:rsidRPr="00B216D2">
        <w:rPr>
          <w:rFonts w:cs="Times New Roman"/>
          <w:i/>
          <w:iCs/>
          <w:szCs w:val="21"/>
        </w:rPr>
        <w:t>McGill</w:t>
      </w:r>
      <w:r w:rsidRPr="00B216D2">
        <w:rPr>
          <w:rFonts w:cs="Times New Roman"/>
          <w:szCs w:val="21"/>
        </w:rPr>
        <w:t>)</w:t>
      </w:r>
    </w:p>
    <w:p w14:paraId="5B4FD6CF" w14:textId="77777777" w:rsidR="00B216D2" w:rsidRPr="00B216D2" w:rsidRDefault="00B216D2" w:rsidP="00B216D2">
      <w:pPr>
        <w:numPr>
          <w:ilvl w:val="0"/>
          <w:numId w:val="1"/>
        </w:numPr>
        <w:rPr>
          <w:rFonts w:cs="Times New Roman"/>
          <w:szCs w:val="21"/>
        </w:rPr>
      </w:pPr>
      <w:r w:rsidRPr="00B216D2">
        <w:rPr>
          <w:rFonts w:cs="Times New Roman"/>
          <w:szCs w:val="21"/>
        </w:rPr>
        <w:t>The Bluebook: A Uniform System of Citation (</w:t>
      </w:r>
      <w:r w:rsidRPr="00B216D2">
        <w:rPr>
          <w:rFonts w:cs="Times New Roman"/>
          <w:i/>
          <w:iCs/>
          <w:szCs w:val="21"/>
        </w:rPr>
        <w:t>Bluebook</w:t>
      </w:r>
      <w:r w:rsidRPr="00B216D2">
        <w:rPr>
          <w:rFonts w:cs="Times New Roman"/>
          <w:szCs w:val="21"/>
        </w:rPr>
        <w:t>)</w:t>
      </w:r>
    </w:p>
    <w:p w14:paraId="20F09E77" w14:textId="77777777" w:rsidR="00B216D2" w:rsidRPr="00B216D2" w:rsidRDefault="00B216D2" w:rsidP="00B216D2">
      <w:pPr>
        <w:numPr>
          <w:ilvl w:val="0"/>
          <w:numId w:val="1"/>
        </w:numPr>
        <w:rPr>
          <w:rFonts w:cs="Times New Roman"/>
          <w:szCs w:val="21"/>
        </w:rPr>
      </w:pPr>
      <w:r w:rsidRPr="00B216D2">
        <w:rPr>
          <w:rFonts w:cs="Times New Roman"/>
          <w:szCs w:val="21"/>
        </w:rPr>
        <w:t>Oxford University Standard for the Citation of Legal Authorities (</w:t>
      </w:r>
      <w:r w:rsidRPr="00B216D2">
        <w:rPr>
          <w:rFonts w:cs="Times New Roman"/>
          <w:i/>
          <w:iCs/>
          <w:szCs w:val="21"/>
        </w:rPr>
        <w:t>OSCOLA</w:t>
      </w:r>
      <w:r w:rsidRPr="00B216D2">
        <w:rPr>
          <w:rFonts w:cs="Times New Roman"/>
          <w:szCs w:val="21"/>
        </w:rPr>
        <w:t>)</w:t>
      </w:r>
    </w:p>
    <w:p w14:paraId="773B2E8C" w14:textId="77777777" w:rsidR="004D4241" w:rsidRDefault="004D4241" w:rsidP="004D4241">
      <w:pPr>
        <w:numPr>
          <w:ilvl w:val="0"/>
          <w:numId w:val="1"/>
        </w:numPr>
        <w:rPr>
          <w:ins w:id="3" w:author="Han Chi" w:date="2023-04-30T00:54:00Z"/>
          <w:rFonts w:cs="Times New Roman"/>
          <w:szCs w:val="21"/>
        </w:rPr>
      </w:pPr>
      <w:ins w:id="4" w:author="Han Chi" w:date="2023-04-30T00:54:00Z">
        <w:r>
          <w:rPr>
            <w:rFonts w:cs="Times New Roman" w:hint="eastAsia"/>
            <w:szCs w:val="21"/>
          </w:rPr>
          <w:t>Australian</w:t>
        </w:r>
        <w:r>
          <w:rPr>
            <w:rFonts w:cs="Times New Roman"/>
            <w:szCs w:val="21"/>
          </w:rPr>
          <w:t xml:space="preserve"> Guide to Legal Citation (</w:t>
        </w:r>
        <w:r>
          <w:rPr>
            <w:rFonts w:cs="Times New Roman"/>
            <w:i/>
            <w:iCs/>
            <w:szCs w:val="21"/>
          </w:rPr>
          <w:t>AGLC</w:t>
        </w:r>
        <w:r>
          <w:rPr>
            <w:rFonts w:cs="Times New Roman"/>
            <w:szCs w:val="21"/>
          </w:rPr>
          <w:t>)</w:t>
        </w:r>
      </w:ins>
    </w:p>
    <w:p w14:paraId="3475B961" w14:textId="77777777" w:rsidR="004D4241" w:rsidRPr="00B216D2" w:rsidRDefault="004D4241" w:rsidP="004D4241">
      <w:pPr>
        <w:numPr>
          <w:ilvl w:val="0"/>
          <w:numId w:val="1"/>
        </w:numPr>
        <w:rPr>
          <w:ins w:id="5" w:author="Han Chi" w:date="2023-04-30T00:54:00Z"/>
          <w:rFonts w:cs="Times New Roman"/>
          <w:szCs w:val="21"/>
        </w:rPr>
      </w:pPr>
      <w:ins w:id="6" w:author="Han Chi" w:date="2023-04-30T00:54:00Z">
        <w:r w:rsidRPr="00D22601">
          <w:rPr>
            <w:rFonts w:cs="Times New Roman"/>
            <w:szCs w:val="21"/>
          </w:rPr>
          <w:t>Association of Legal Writing Directors</w:t>
        </w:r>
        <w:r>
          <w:rPr>
            <w:rFonts w:cs="Times New Roman"/>
            <w:szCs w:val="21"/>
          </w:rPr>
          <w:t xml:space="preserve"> Style (</w:t>
        </w:r>
        <w:r>
          <w:rPr>
            <w:rFonts w:cs="Times New Roman"/>
            <w:i/>
            <w:iCs/>
            <w:szCs w:val="21"/>
          </w:rPr>
          <w:t>ALWD</w:t>
        </w:r>
        <w:r>
          <w:rPr>
            <w:rFonts w:cs="Times New Roman"/>
            <w:szCs w:val="21"/>
          </w:rPr>
          <w:t>)</w:t>
        </w:r>
      </w:ins>
    </w:p>
    <w:p w14:paraId="582B3B87" w14:textId="56201AAA" w:rsidR="002E72D1" w:rsidRPr="0015419B" w:rsidRDefault="00B216D2" w:rsidP="0015419B">
      <w:pPr>
        <w:numPr>
          <w:ilvl w:val="0"/>
          <w:numId w:val="1"/>
        </w:numPr>
        <w:rPr>
          <w:rFonts w:cs="Times New Roman"/>
          <w:szCs w:val="21"/>
        </w:rPr>
      </w:pPr>
      <w:r w:rsidRPr="00B216D2">
        <w:rPr>
          <w:rFonts w:cs="Times New Roman"/>
          <w:szCs w:val="21"/>
        </w:rPr>
        <w:t>…</w:t>
      </w:r>
      <w:del w:id="7" w:author="Han Chi" w:date="2023-04-30T00:54:00Z">
        <w:r w:rsidRPr="00B216D2" w:rsidDel="004D4241">
          <w:rPr>
            <w:rFonts w:cs="Times New Roman"/>
            <w:szCs w:val="21"/>
          </w:rPr>
          <w:delText>…</w:delText>
        </w:r>
      </w:del>
    </w:p>
    <w:p w14:paraId="5F3355CC" w14:textId="25699875" w:rsidR="00B216D2" w:rsidRDefault="00F7517C" w:rsidP="00B216D2">
      <w:pPr>
        <w:rPr>
          <w:rFonts w:cs="Times New Roman"/>
          <w:szCs w:val="21"/>
        </w:rPr>
      </w:pPr>
      <w:ins w:id="8" w:author="Han Chi" w:date="2023-04-30T00:06:00Z">
        <w:r w:rsidRPr="00F7517C">
          <w:rPr>
            <w:rFonts w:cs="Times New Roman"/>
            <w:noProof/>
            <w:szCs w:val="21"/>
          </w:rPr>
          <w:drawing>
            <wp:inline distT="0" distB="0" distL="0" distR="0" wp14:anchorId="5F0A928C" wp14:editId="13F36591">
              <wp:extent cx="5270500" cy="4135755"/>
              <wp:effectExtent l="0" t="0" r="0" b="0"/>
              <wp:docPr id="5" name="图片 4">
                <a:extLst xmlns:a="http://schemas.openxmlformats.org/drawingml/2006/main">
                  <a:ext uri="{FF2B5EF4-FFF2-40B4-BE49-F238E27FC236}">
                    <a16:creationId xmlns:a16="http://schemas.microsoft.com/office/drawing/2014/main" id="{036C44AD-C2F7-6D04-8A54-8B3E017E11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036C44AD-C2F7-6D04-8A54-8B3E017E11F2}"/>
                          </a:ext>
                        </a:extLst>
                      </pic:cNvPr>
                      <pic:cNvPicPr>
                        <a:picLocks noChangeAspect="1"/>
                      </pic:cNvPicPr>
                    </pic:nvPicPr>
                    <pic:blipFill>
                      <a:blip r:embed="rId9"/>
                      <a:stretch>
                        <a:fillRect/>
                      </a:stretch>
                    </pic:blipFill>
                    <pic:spPr>
                      <a:xfrm>
                        <a:off x="0" y="0"/>
                        <a:ext cx="5270500" cy="4135755"/>
                      </a:xfrm>
                      <a:prstGeom prst="rect">
                        <a:avLst/>
                      </a:prstGeom>
                    </pic:spPr>
                  </pic:pic>
                </a:graphicData>
              </a:graphic>
            </wp:inline>
          </w:drawing>
        </w:r>
      </w:ins>
      <w:del w:id="9" w:author="Han Chi" w:date="2023-04-30T00:02:00Z">
        <w:r w:rsidR="00B216D2" w:rsidDel="00FC3CC1">
          <w:rPr>
            <w:rFonts w:cs="Times New Roman"/>
            <w:noProof/>
            <w:szCs w:val="21"/>
          </w:rPr>
          <w:drawing>
            <wp:inline distT="0" distB="0" distL="0" distR="0" wp14:anchorId="20E80F57" wp14:editId="02EB96A5">
              <wp:extent cx="5270500" cy="27025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a:extLst>
                          <a:ext uri="{28A0092B-C50C-407E-A947-70E740481C1C}">
                            <a14:useLocalDpi xmlns:a14="http://schemas.microsoft.com/office/drawing/2010/main" val="0"/>
                          </a:ext>
                        </a:extLst>
                      </a:blip>
                      <a:stretch>
                        <a:fillRect/>
                      </a:stretch>
                    </pic:blipFill>
                    <pic:spPr>
                      <a:xfrm>
                        <a:off x="0" y="0"/>
                        <a:ext cx="5270500" cy="2702560"/>
                      </a:xfrm>
                      <a:prstGeom prst="rect">
                        <a:avLst/>
                      </a:prstGeom>
                    </pic:spPr>
                  </pic:pic>
                </a:graphicData>
              </a:graphic>
            </wp:inline>
          </w:drawing>
        </w:r>
      </w:del>
    </w:p>
    <w:p w14:paraId="79915C4B" w14:textId="023F29AD" w:rsidR="00B90551" w:rsidRPr="0015419B" w:rsidRDefault="002E72D1" w:rsidP="00B216D2">
      <w:pPr>
        <w:rPr>
          <w:rFonts w:cs="Times New Roman"/>
          <w:b/>
          <w:bCs/>
          <w:color w:val="808080" w:themeColor="background1" w:themeShade="80"/>
          <w:szCs w:val="21"/>
        </w:rPr>
      </w:pPr>
      <w:bookmarkStart w:id="10" w:name="OLE_LINK11"/>
      <w:r>
        <w:rPr>
          <w:rFonts w:cs="Times New Roman" w:hint="eastAsia"/>
          <w:b/>
          <w:bCs/>
          <w:color w:val="808080" w:themeColor="background1" w:themeShade="80"/>
          <w:szCs w:val="21"/>
        </w:rPr>
        <w:t>图：同一份文献的不同引注（</w:t>
      </w:r>
      <w:r w:rsidR="00B216D2" w:rsidRPr="00B216D2">
        <w:rPr>
          <w:rFonts w:cs="Times New Roman" w:hint="eastAsia"/>
          <w:b/>
          <w:bCs/>
          <w:color w:val="808080" w:themeColor="background1" w:themeShade="80"/>
          <w:szCs w:val="21"/>
        </w:rPr>
        <w:t>制作：</w:t>
      </w:r>
      <w:r w:rsidR="00B216D2" w:rsidRPr="00B216D2">
        <w:rPr>
          <w:rFonts w:cs="Times New Roman" w:hint="eastAsia"/>
          <w:b/>
          <w:bCs/>
          <w:i/>
          <w:iCs/>
          <w:color w:val="808080" w:themeColor="background1" w:themeShade="80"/>
          <w:szCs w:val="21"/>
        </w:rPr>
        <w:t>Astra</w:t>
      </w:r>
      <w:r>
        <w:rPr>
          <w:rFonts w:cs="Times New Roman" w:hint="eastAsia"/>
          <w:b/>
          <w:bCs/>
          <w:color w:val="808080" w:themeColor="background1" w:themeShade="80"/>
          <w:szCs w:val="21"/>
        </w:rPr>
        <w:t>）</w:t>
      </w:r>
      <w:bookmarkEnd w:id="10"/>
    </w:p>
    <w:p w14:paraId="389D0EAE" w14:textId="14C28839" w:rsidR="00C06CF4" w:rsidRPr="0015419B" w:rsidRDefault="00C06CF4" w:rsidP="00B216D2">
      <w:pPr>
        <w:rPr>
          <w:rFonts w:cs="Times New Roman"/>
          <w:b/>
          <w:bCs/>
          <w:color w:val="002060"/>
          <w:szCs w:val="21"/>
        </w:rPr>
      </w:pPr>
      <w:r w:rsidRPr="0015419B">
        <w:rPr>
          <w:rFonts w:cs="Times New Roman" w:hint="eastAsia"/>
          <w:b/>
          <w:bCs/>
          <w:color w:val="002060"/>
          <w:szCs w:val="21"/>
        </w:rPr>
        <w:t>2</w:t>
      </w:r>
      <w:r w:rsidRPr="0015419B">
        <w:rPr>
          <w:rFonts w:cs="Times New Roman" w:hint="eastAsia"/>
          <w:b/>
          <w:bCs/>
          <w:color w:val="002060"/>
          <w:szCs w:val="21"/>
        </w:rPr>
        <w:t>、</w:t>
      </w:r>
      <w:r w:rsidR="0015419B">
        <w:rPr>
          <w:rFonts w:cs="Times New Roman" w:hint="eastAsia"/>
          <w:b/>
          <w:bCs/>
          <w:color w:val="002060"/>
          <w:szCs w:val="21"/>
        </w:rPr>
        <w:t>如何学习引注——</w:t>
      </w:r>
      <w:r w:rsidRPr="0015419B">
        <w:rPr>
          <w:rFonts w:cs="Times New Roman" w:hint="eastAsia"/>
          <w:b/>
          <w:bCs/>
          <w:color w:val="002060"/>
          <w:szCs w:val="21"/>
        </w:rPr>
        <w:t>从模仿到入门</w:t>
      </w:r>
    </w:p>
    <w:p w14:paraId="7311632F" w14:textId="1B8665C3" w:rsidR="00C06CF4" w:rsidRPr="0015419B" w:rsidRDefault="00C06CF4" w:rsidP="00B216D2">
      <w:pPr>
        <w:rPr>
          <w:rFonts w:cs="Times New Roman"/>
          <w:color w:val="000000" w:themeColor="text1"/>
          <w:szCs w:val="21"/>
        </w:rPr>
      </w:pPr>
      <w:r w:rsidRPr="00C06CF4">
        <w:rPr>
          <w:rFonts w:cs="Times New Roman" w:hint="eastAsia"/>
          <w:b/>
          <w:bCs/>
          <w:color w:val="000000" w:themeColor="text1"/>
          <w:szCs w:val="21"/>
        </w:rPr>
        <w:t>千万不要：</w:t>
      </w:r>
      <w:r w:rsidRPr="00C06CF4">
        <w:rPr>
          <w:rFonts w:cs="Times New Roman" w:hint="eastAsia"/>
          <w:color w:val="000000" w:themeColor="text1"/>
          <w:szCs w:val="21"/>
        </w:rPr>
        <w:t>死啃引注手册，没有人能通过读懂引注手册快速入门法学引注，尤其是</w:t>
      </w:r>
      <w:r w:rsidRPr="00C06CF4">
        <w:rPr>
          <w:rFonts w:cs="Times New Roman" w:hint="eastAsia"/>
          <w:color w:val="000000" w:themeColor="text1"/>
          <w:szCs w:val="21"/>
        </w:rPr>
        <w:t xml:space="preserve"> Bluebook!</w:t>
      </w:r>
    </w:p>
    <w:p w14:paraId="05DAD8C7" w14:textId="40FF0E9D" w:rsidR="00100F92" w:rsidRDefault="00100F92" w:rsidP="00B216D2">
      <w:pPr>
        <w:rPr>
          <w:rFonts w:cs="Times New Roman"/>
          <w:b/>
          <w:bCs/>
          <w:color w:val="000000" w:themeColor="text1"/>
          <w:szCs w:val="21"/>
        </w:rPr>
      </w:pPr>
      <w:r>
        <w:rPr>
          <w:rFonts w:cs="Times New Roman" w:hint="eastAsia"/>
          <w:b/>
          <w:bCs/>
          <w:noProof/>
          <w:color w:val="000000" w:themeColor="text1"/>
          <w:szCs w:val="21"/>
        </w:rPr>
        <w:lastRenderedPageBreak/>
        <w:drawing>
          <wp:inline distT="0" distB="0" distL="0" distR="0" wp14:anchorId="11462FF1" wp14:editId="22239452">
            <wp:extent cx="5270500" cy="17837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1783715"/>
                    </a:xfrm>
                    <a:prstGeom prst="rect">
                      <a:avLst/>
                    </a:prstGeom>
                  </pic:spPr>
                </pic:pic>
              </a:graphicData>
            </a:graphic>
          </wp:inline>
        </w:drawing>
      </w:r>
    </w:p>
    <w:p w14:paraId="007F54CC" w14:textId="4C2E743D" w:rsidR="0015419B" w:rsidRDefault="00100F92" w:rsidP="00100F92">
      <w:pPr>
        <w:rPr>
          <w:rFonts w:cs="Times New Roman"/>
          <w:b/>
          <w:bCs/>
          <w:color w:val="808080" w:themeColor="background1" w:themeShade="80"/>
          <w:szCs w:val="21"/>
        </w:rPr>
      </w:pPr>
      <w:r>
        <w:rPr>
          <w:rFonts w:cs="Times New Roman" w:hint="eastAsia"/>
          <w:b/>
          <w:bCs/>
          <w:color w:val="808080" w:themeColor="background1" w:themeShade="80"/>
          <w:szCs w:val="21"/>
        </w:rPr>
        <w:t>图：学习脚注——从入门到</w:t>
      </w:r>
      <w:r w:rsidR="0015419B">
        <w:rPr>
          <w:rFonts w:cs="Times New Roman" w:hint="eastAsia"/>
          <w:b/>
          <w:bCs/>
          <w:color w:val="808080" w:themeColor="background1" w:themeShade="80"/>
          <w:szCs w:val="21"/>
        </w:rPr>
        <w:t>入土</w:t>
      </w:r>
      <w:r>
        <w:rPr>
          <w:rFonts w:cs="Times New Roman" w:hint="eastAsia"/>
          <w:b/>
          <w:bCs/>
          <w:color w:val="808080" w:themeColor="background1" w:themeShade="80"/>
          <w:szCs w:val="21"/>
        </w:rPr>
        <w:t>（</w:t>
      </w:r>
      <w:r w:rsidRPr="00B216D2">
        <w:rPr>
          <w:rFonts w:cs="Times New Roman" w:hint="eastAsia"/>
          <w:b/>
          <w:bCs/>
          <w:color w:val="808080" w:themeColor="background1" w:themeShade="80"/>
          <w:szCs w:val="21"/>
        </w:rPr>
        <w:t>制作：</w:t>
      </w:r>
      <w:r w:rsidRPr="00B216D2">
        <w:rPr>
          <w:rFonts w:cs="Times New Roman" w:hint="eastAsia"/>
          <w:b/>
          <w:bCs/>
          <w:i/>
          <w:iCs/>
          <w:color w:val="808080" w:themeColor="background1" w:themeShade="80"/>
          <w:szCs w:val="21"/>
        </w:rPr>
        <w:t>Astra</w:t>
      </w:r>
      <w:r>
        <w:rPr>
          <w:rFonts w:cs="Times New Roman" w:hint="eastAsia"/>
          <w:b/>
          <w:bCs/>
          <w:color w:val="808080" w:themeColor="background1" w:themeShade="80"/>
          <w:szCs w:val="21"/>
        </w:rPr>
        <w:t>）</w:t>
      </w:r>
    </w:p>
    <w:p w14:paraId="13E06DD0" w14:textId="363CD1EA" w:rsidR="00100F92" w:rsidRPr="00100F92" w:rsidRDefault="0015419B" w:rsidP="00B216D2">
      <w:pPr>
        <w:rPr>
          <w:rFonts w:cs="Times New Roman"/>
          <w:color w:val="000000" w:themeColor="text1"/>
          <w:szCs w:val="21"/>
        </w:rPr>
      </w:pPr>
      <w:r>
        <w:rPr>
          <w:rFonts w:cs="Times New Roman" w:hint="eastAsia"/>
          <w:b/>
          <w:bCs/>
          <w:color w:val="000000" w:themeColor="text1"/>
          <w:szCs w:val="21"/>
        </w:rPr>
        <w:t>我们更建议从数据库的引注功能入手，参考重要期刊的脚注和各图书馆编写的引注指南，再多写多练多修改。</w:t>
      </w:r>
      <w:r w:rsidRPr="0015419B">
        <w:rPr>
          <w:rFonts w:cs="Times New Roman" w:hint="eastAsia"/>
          <w:color w:val="000000" w:themeColor="text1"/>
          <w:szCs w:val="21"/>
        </w:rPr>
        <w:t>很多数据库</w:t>
      </w:r>
      <w:r>
        <w:rPr>
          <w:rFonts w:cs="Times New Roman" w:hint="eastAsia"/>
          <w:color w:val="000000" w:themeColor="text1"/>
          <w:szCs w:val="21"/>
        </w:rPr>
        <w:t>都直接提供引用功能（</w:t>
      </w:r>
      <w:r>
        <w:rPr>
          <w:rFonts w:cs="Times New Roman" w:hint="eastAsia"/>
          <w:color w:val="000000" w:themeColor="text1"/>
          <w:szCs w:val="21"/>
        </w:rPr>
        <w:t>cite</w:t>
      </w:r>
      <w:r>
        <w:rPr>
          <w:rFonts w:cs="Times New Roman" w:hint="eastAsia"/>
          <w:color w:val="000000" w:themeColor="text1"/>
          <w:szCs w:val="21"/>
        </w:rPr>
        <w:t>），你可以直接导出你需要的格式。</w:t>
      </w:r>
      <w:r w:rsidR="00100F92" w:rsidRPr="00100F92">
        <w:rPr>
          <w:rFonts w:cs="Times New Roman" w:hint="eastAsia"/>
          <w:color w:val="000000" w:themeColor="text1"/>
          <w:szCs w:val="21"/>
        </w:rPr>
        <w:t>但是，数据库的引注功能是可能存在错误的，所以也不可迷信。</w:t>
      </w:r>
      <w:r w:rsidR="00100F92">
        <w:rPr>
          <w:rFonts w:cs="Times New Roman" w:hint="eastAsia"/>
          <w:color w:val="000000" w:themeColor="text1"/>
          <w:szCs w:val="21"/>
        </w:rPr>
        <w:t>如下面这篇文献：</w:t>
      </w:r>
    </w:p>
    <w:p w14:paraId="1AAD35FB" w14:textId="2DAA2740" w:rsidR="00100F92" w:rsidRDefault="00100F92" w:rsidP="00B216D2">
      <w:pPr>
        <w:rPr>
          <w:rFonts w:cs="Times New Roman"/>
          <w:b/>
          <w:bCs/>
          <w:color w:val="000000" w:themeColor="text1"/>
          <w:szCs w:val="21"/>
        </w:rPr>
      </w:pPr>
      <w:r w:rsidRPr="00100F92">
        <w:rPr>
          <w:rFonts w:cs="Times New Roman"/>
          <w:b/>
          <w:bCs/>
          <w:noProof/>
          <w:color w:val="000000" w:themeColor="text1"/>
          <w:szCs w:val="21"/>
        </w:rPr>
        <w:drawing>
          <wp:inline distT="0" distB="0" distL="0" distR="0" wp14:anchorId="5AF2C43D" wp14:editId="6A315E2E">
            <wp:extent cx="5270500" cy="2759075"/>
            <wp:effectExtent l="0" t="0" r="0" b="0"/>
            <wp:docPr id="6" name="图片 5">
              <a:extLst xmlns:a="http://schemas.openxmlformats.org/drawingml/2006/main">
                <a:ext uri="{FF2B5EF4-FFF2-40B4-BE49-F238E27FC236}">
                  <a16:creationId xmlns:a16="http://schemas.microsoft.com/office/drawing/2014/main" id="{193FA960-A59B-F990-545D-55834B5FFD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193FA960-A59B-F990-545D-55834B5FFD76}"/>
                        </a:ext>
                      </a:extLst>
                    </pic:cNvPr>
                    <pic:cNvPicPr>
                      <a:picLocks noChangeAspect="1"/>
                    </pic:cNvPicPr>
                  </pic:nvPicPr>
                  <pic:blipFill>
                    <a:blip r:embed="rId12"/>
                    <a:stretch>
                      <a:fillRect/>
                    </a:stretch>
                  </pic:blipFill>
                  <pic:spPr>
                    <a:xfrm>
                      <a:off x="0" y="0"/>
                      <a:ext cx="5270500" cy="2759075"/>
                    </a:xfrm>
                    <a:prstGeom prst="rect">
                      <a:avLst/>
                    </a:prstGeom>
                  </pic:spPr>
                </pic:pic>
              </a:graphicData>
            </a:graphic>
          </wp:inline>
        </w:drawing>
      </w:r>
    </w:p>
    <w:p w14:paraId="5E2D576C" w14:textId="3D17E2F9" w:rsidR="00100F92" w:rsidRPr="00100F92" w:rsidRDefault="00100F92" w:rsidP="00B216D2">
      <w:pPr>
        <w:rPr>
          <w:rFonts w:cs="Times New Roman"/>
          <w:color w:val="000000" w:themeColor="text1"/>
          <w:szCs w:val="21"/>
        </w:rPr>
      </w:pPr>
      <w:r w:rsidRPr="00100F92">
        <w:rPr>
          <w:rFonts w:cs="Times New Roman" w:hint="eastAsia"/>
          <w:color w:val="000000" w:themeColor="text1"/>
          <w:szCs w:val="21"/>
        </w:rPr>
        <w:t>用了</w:t>
      </w:r>
      <w:r w:rsidR="00E065E0">
        <w:rPr>
          <w:rFonts w:cs="Times New Roman"/>
          <w:color w:val="000000" w:themeColor="text1"/>
          <w:szCs w:val="21"/>
        </w:rPr>
        <w:t>HeinOnline</w:t>
      </w:r>
      <w:r w:rsidRPr="00100F92">
        <w:rPr>
          <w:rFonts w:cs="Times New Roman" w:hint="eastAsia"/>
          <w:color w:val="000000" w:themeColor="text1"/>
          <w:szCs w:val="21"/>
        </w:rPr>
        <w:t>的引注功能后：</w:t>
      </w:r>
    </w:p>
    <w:p w14:paraId="7DD30C68" w14:textId="586B50CF" w:rsidR="00F34DE0" w:rsidRDefault="00F34DE0" w:rsidP="00B216D2">
      <w:pPr>
        <w:rPr>
          <w:rFonts w:cs="Times New Roman"/>
          <w:b/>
          <w:bCs/>
          <w:color w:val="000000" w:themeColor="text1"/>
          <w:szCs w:val="21"/>
        </w:rPr>
      </w:pPr>
      <w:r w:rsidRPr="00F34DE0">
        <w:rPr>
          <w:rFonts w:cs="Times New Roman"/>
          <w:b/>
          <w:bCs/>
          <w:noProof/>
          <w:color w:val="000000" w:themeColor="text1"/>
          <w:szCs w:val="21"/>
        </w:rPr>
        <w:lastRenderedPageBreak/>
        <w:drawing>
          <wp:inline distT="0" distB="0" distL="0" distR="0" wp14:anchorId="6E21E178" wp14:editId="3E502350">
            <wp:extent cx="5270500" cy="4129405"/>
            <wp:effectExtent l="0" t="0" r="0" b="0"/>
            <wp:docPr id="11" name="图片 10">
              <a:extLst xmlns:a="http://schemas.openxmlformats.org/drawingml/2006/main">
                <a:ext uri="{FF2B5EF4-FFF2-40B4-BE49-F238E27FC236}">
                  <a16:creationId xmlns:a16="http://schemas.microsoft.com/office/drawing/2014/main" id="{D8BA8528-F285-A751-C9D0-4ABB2D3B68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D8BA8528-F285-A751-C9D0-4ABB2D3B6845}"/>
                        </a:ext>
                      </a:extLst>
                    </pic:cNvPr>
                    <pic:cNvPicPr>
                      <a:picLocks noChangeAspect="1"/>
                    </pic:cNvPicPr>
                  </pic:nvPicPr>
                  <pic:blipFill>
                    <a:blip r:embed="rId13"/>
                    <a:stretch>
                      <a:fillRect/>
                    </a:stretch>
                  </pic:blipFill>
                  <pic:spPr>
                    <a:xfrm>
                      <a:off x="0" y="0"/>
                      <a:ext cx="5270500" cy="4129405"/>
                    </a:xfrm>
                    <a:prstGeom prst="rect">
                      <a:avLst/>
                    </a:prstGeom>
                  </pic:spPr>
                </pic:pic>
              </a:graphicData>
            </a:graphic>
          </wp:inline>
        </w:drawing>
      </w:r>
    </w:p>
    <w:p w14:paraId="541C5C49" w14:textId="1BABD87D" w:rsidR="00E065E0" w:rsidRDefault="00F34DE0" w:rsidP="00B216D2">
      <w:pPr>
        <w:rPr>
          <w:rFonts w:cs="Times New Roman"/>
          <w:color w:val="000000" w:themeColor="text1"/>
          <w:szCs w:val="21"/>
        </w:rPr>
      </w:pPr>
      <w:r w:rsidRPr="00F34DE0">
        <w:rPr>
          <w:rFonts w:cs="Times New Roman" w:hint="eastAsia"/>
          <w:color w:val="000000" w:themeColor="text1"/>
          <w:szCs w:val="21"/>
        </w:rPr>
        <w:t>其给出的</w:t>
      </w:r>
      <w:r w:rsidRPr="00F34DE0">
        <w:rPr>
          <w:rFonts w:cs="Times New Roman" w:hint="eastAsia"/>
          <w:color w:val="000000" w:themeColor="text1"/>
          <w:szCs w:val="21"/>
        </w:rPr>
        <w:t>OSCOLA</w:t>
      </w:r>
      <w:r w:rsidRPr="00F34DE0">
        <w:rPr>
          <w:rFonts w:cs="Times New Roman" w:hint="eastAsia"/>
          <w:color w:val="000000" w:themeColor="text1"/>
          <w:szCs w:val="21"/>
        </w:rPr>
        <w:t>格式是最后一个，但是</w:t>
      </w:r>
      <w:r w:rsidRPr="00F34DE0">
        <w:rPr>
          <w:rFonts w:cs="Times New Roman" w:hint="eastAsia"/>
          <w:color w:val="000000" w:themeColor="text1"/>
          <w:szCs w:val="21"/>
        </w:rPr>
        <w:t>OSCOLA</w:t>
      </w:r>
      <w:r w:rsidRPr="00F34DE0">
        <w:rPr>
          <w:rFonts w:cs="Times New Roman" w:hint="eastAsia"/>
          <w:color w:val="000000" w:themeColor="text1"/>
          <w:szCs w:val="21"/>
        </w:rPr>
        <w:t>关于《</w:t>
      </w:r>
      <w:r>
        <w:rPr>
          <w:rFonts w:cs="Times New Roman" w:hint="eastAsia"/>
          <w:color w:val="000000" w:themeColor="text1"/>
          <w:szCs w:val="21"/>
        </w:rPr>
        <w:t>美国国际法期刊</w:t>
      </w:r>
      <w:r w:rsidRPr="00F34DE0">
        <w:rPr>
          <w:rFonts w:cs="Times New Roman" w:hint="eastAsia"/>
          <w:color w:val="000000" w:themeColor="text1"/>
          <w:szCs w:val="21"/>
        </w:rPr>
        <w:t>》</w:t>
      </w:r>
      <w:r>
        <w:rPr>
          <w:rFonts w:cs="Times New Roman" w:hint="eastAsia"/>
          <w:color w:val="000000" w:themeColor="text1"/>
          <w:szCs w:val="21"/>
        </w:rPr>
        <w:t>（</w:t>
      </w:r>
      <w:r w:rsidRPr="000168ED">
        <w:rPr>
          <w:rFonts w:cs="Times New Roman"/>
          <w:i/>
          <w:iCs/>
          <w:color w:val="000000" w:themeColor="text1"/>
          <w:szCs w:val="21"/>
        </w:rPr>
        <w:t>American Journal of International Law</w:t>
      </w:r>
      <w:r>
        <w:rPr>
          <w:rFonts w:cs="Times New Roman" w:hint="eastAsia"/>
          <w:color w:val="000000" w:themeColor="text1"/>
          <w:szCs w:val="21"/>
        </w:rPr>
        <w:t>）有自己特定的缩写形式（参见</w:t>
      </w:r>
      <w:r w:rsidR="00BB3C60">
        <w:rPr>
          <w:rFonts w:cs="Times New Roman" w:hint="eastAsia"/>
          <w:color w:val="000000" w:themeColor="text1"/>
          <w:szCs w:val="21"/>
        </w:rPr>
        <w:t>《</w:t>
      </w:r>
      <w:r>
        <w:rPr>
          <w:rFonts w:cs="Times New Roman" w:hint="eastAsia"/>
          <w:color w:val="000000" w:themeColor="text1"/>
          <w:szCs w:val="21"/>
        </w:rPr>
        <w:t>官方手册</w:t>
      </w:r>
      <w:r w:rsidR="00BB3C60">
        <w:rPr>
          <w:rFonts w:cs="Times New Roman" w:hint="eastAsia"/>
          <w:color w:val="000000" w:themeColor="text1"/>
          <w:szCs w:val="21"/>
        </w:rPr>
        <w:t>》第</w:t>
      </w:r>
      <w:r w:rsidR="00BB3C60">
        <w:rPr>
          <w:rFonts w:cs="Times New Roman" w:hint="eastAsia"/>
          <w:color w:val="000000" w:themeColor="text1"/>
          <w:szCs w:val="21"/>
        </w:rPr>
        <w:t>4</w:t>
      </w:r>
      <w:r w:rsidR="00BB3C60">
        <w:rPr>
          <w:rFonts w:cs="Times New Roman"/>
          <w:color w:val="000000" w:themeColor="text1"/>
          <w:szCs w:val="21"/>
        </w:rPr>
        <w:t>.2</w:t>
      </w:r>
      <w:r w:rsidR="00BB3C60">
        <w:rPr>
          <w:rFonts w:cs="Times New Roman" w:hint="eastAsia"/>
          <w:color w:val="000000" w:themeColor="text1"/>
          <w:szCs w:val="21"/>
        </w:rPr>
        <w:t>节以降</w:t>
      </w:r>
      <w:r>
        <w:rPr>
          <w:rFonts w:cs="Times New Roman" w:hint="eastAsia"/>
          <w:color w:val="000000" w:themeColor="text1"/>
          <w:szCs w:val="21"/>
        </w:rPr>
        <w:t>），其应缩写为</w:t>
      </w:r>
      <w:r>
        <w:rPr>
          <w:rFonts w:cs="Times New Roman" w:hint="eastAsia"/>
          <w:color w:val="000000" w:themeColor="text1"/>
          <w:szCs w:val="21"/>
        </w:rPr>
        <w:t>AJIL</w:t>
      </w:r>
      <w:r>
        <w:rPr>
          <w:rFonts w:cs="Times New Roman" w:hint="eastAsia"/>
          <w:color w:val="000000" w:themeColor="text1"/>
          <w:szCs w:val="21"/>
        </w:rPr>
        <w:t>而不是</w:t>
      </w:r>
      <w:r>
        <w:rPr>
          <w:rFonts w:cs="Times New Roman" w:hint="eastAsia"/>
          <w:color w:val="000000" w:themeColor="text1"/>
          <w:szCs w:val="21"/>
        </w:rPr>
        <w:t>Am</w:t>
      </w:r>
      <w:r>
        <w:rPr>
          <w:rFonts w:cs="Times New Roman"/>
          <w:color w:val="000000" w:themeColor="text1"/>
          <w:szCs w:val="21"/>
        </w:rPr>
        <w:t xml:space="preserve"> </w:t>
      </w:r>
      <w:r>
        <w:rPr>
          <w:rFonts w:cs="Times New Roman" w:hint="eastAsia"/>
          <w:color w:val="000000" w:themeColor="text1"/>
          <w:szCs w:val="21"/>
        </w:rPr>
        <w:t>J</w:t>
      </w:r>
      <w:r>
        <w:rPr>
          <w:rFonts w:cs="Times New Roman"/>
          <w:color w:val="000000" w:themeColor="text1"/>
          <w:szCs w:val="21"/>
        </w:rPr>
        <w:t xml:space="preserve"> </w:t>
      </w:r>
      <w:r>
        <w:rPr>
          <w:rFonts w:cs="Times New Roman" w:hint="eastAsia"/>
          <w:color w:val="000000" w:themeColor="text1"/>
          <w:szCs w:val="21"/>
        </w:rPr>
        <w:t>Int</w:t>
      </w:r>
      <w:r>
        <w:rPr>
          <w:rFonts w:cs="Times New Roman"/>
          <w:color w:val="000000" w:themeColor="text1"/>
          <w:szCs w:val="21"/>
        </w:rPr>
        <w:t>’l L</w:t>
      </w:r>
      <w:r>
        <w:rPr>
          <w:rFonts w:cs="Times New Roman" w:hint="eastAsia"/>
          <w:color w:val="000000" w:themeColor="text1"/>
          <w:szCs w:val="21"/>
        </w:rPr>
        <w:t>，</w:t>
      </w:r>
      <w:r w:rsidRPr="00F34DE0">
        <w:rPr>
          <w:rFonts w:cs="Times New Roman" w:hint="eastAsia"/>
          <w:color w:val="000000" w:themeColor="text1"/>
          <w:szCs w:val="21"/>
        </w:rPr>
        <w:t>所以正确的应该是：</w:t>
      </w:r>
      <w:r w:rsidRPr="00F34DE0">
        <w:rPr>
          <w:rFonts w:cs="Times New Roman"/>
          <w:color w:val="000000" w:themeColor="text1"/>
          <w:szCs w:val="21"/>
        </w:rPr>
        <w:t>John H Knox, ‘A Presumption against Extrajurisdictionality’ (2010) 104 AJIL 351</w:t>
      </w:r>
      <w:r>
        <w:rPr>
          <w:rFonts w:cs="Times New Roman" w:hint="eastAsia"/>
          <w:color w:val="000000" w:themeColor="text1"/>
          <w:szCs w:val="21"/>
        </w:rPr>
        <w:t>。</w:t>
      </w:r>
      <w:r w:rsidR="00E065E0">
        <w:rPr>
          <w:rFonts w:cs="Times New Roman" w:hint="eastAsia"/>
          <w:color w:val="000000" w:themeColor="text1"/>
          <w:szCs w:val="21"/>
        </w:rPr>
        <w:t>所以网站给出的格式也有可能有误，这就是为什么强调多学</w:t>
      </w:r>
      <w:r w:rsidR="00E065E0" w:rsidRPr="00E065E0">
        <w:rPr>
          <w:rFonts w:cs="Times New Roman" w:hint="eastAsia"/>
          <w:b/>
          <w:bCs/>
          <w:color w:val="000000" w:themeColor="text1"/>
          <w:szCs w:val="21"/>
        </w:rPr>
        <w:t>多改</w:t>
      </w:r>
      <w:r w:rsidR="00E065E0">
        <w:rPr>
          <w:rFonts w:cs="Times New Roman" w:hint="eastAsia"/>
          <w:color w:val="000000" w:themeColor="text1"/>
          <w:szCs w:val="21"/>
        </w:rPr>
        <w:t>的重要性。</w:t>
      </w:r>
    </w:p>
    <w:p w14:paraId="527F38BA" w14:textId="77777777" w:rsidR="00F34DE0" w:rsidRPr="000D52BC" w:rsidRDefault="00F34DE0" w:rsidP="00B216D2">
      <w:pPr>
        <w:rPr>
          <w:rFonts w:cs="Times New Roman"/>
          <w:b/>
          <w:bCs/>
          <w:color w:val="000000" w:themeColor="text1"/>
          <w:szCs w:val="21"/>
        </w:rPr>
      </w:pPr>
    </w:p>
    <w:p w14:paraId="4E8B34A4" w14:textId="0A04B341" w:rsidR="000D52BC" w:rsidRPr="000D52BC" w:rsidRDefault="000D52BC" w:rsidP="00B216D2">
      <w:pPr>
        <w:rPr>
          <w:rFonts w:cs="Times New Roman"/>
          <w:b/>
          <w:bCs/>
          <w:color w:val="000000" w:themeColor="text1"/>
          <w:szCs w:val="21"/>
        </w:rPr>
      </w:pPr>
      <w:r w:rsidRPr="000D52BC">
        <w:rPr>
          <w:rFonts w:cs="Times New Roman" w:hint="eastAsia"/>
          <w:b/>
          <w:bCs/>
          <w:color w:val="000000" w:themeColor="text1"/>
          <w:szCs w:val="21"/>
        </w:rPr>
        <w:t>（三）为什么是</w:t>
      </w:r>
      <w:r w:rsidRPr="000D52BC">
        <w:rPr>
          <w:rFonts w:cs="Times New Roman" w:hint="eastAsia"/>
          <w:b/>
          <w:bCs/>
          <w:color w:val="000000" w:themeColor="text1"/>
          <w:szCs w:val="21"/>
        </w:rPr>
        <w:t>OSCOLA</w:t>
      </w:r>
    </w:p>
    <w:p w14:paraId="23FE164C" w14:textId="2A9D04B6" w:rsidR="000D52BC" w:rsidRDefault="000D52BC" w:rsidP="000D52BC">
      <w:pPr>
        <w:rPr>
          <w:rFonts w:cs="Times New Roman"/>
        </w:rPr>
      </w:pPr>
    </w:p>
    <w:p w14:paraId="731BDD45" w14:textId="1391C80B" w:rsidR="00F34DE0" w:rsidRPr="00E065E0" w:rsidRDefault="00E065E0" w:rsidP="000D52BC">
      <w:pPr>
        <w:rPr>
          <w:rFonts w:cs="Times New Roman"/>
        </w:rPr>
      </w:pPr>
      <w:r>
        <w:rPr>
          <w:rFonts w:cs="Times New Roman" w:hint="eastAsia"/>
        </w:rPr>
        <w:t>引注一般有两种范式：哈佛体</w:t>
      </w:r>
      <w:r>
        <w:t>（</w:t>
      </w:r>
      <w:r>
        <w:t>Harvard Style</w:t>
      </w:r>
      <w:r>
        <w:t>）</w:t>
      </w:r>
      <w:r>
        <w:rPr>
          <w:rFonts w:hint="eastAsia"/>
        </w:rPr>
        <w:t>和脚注体</w:t>
      </w:r>
      <w:r>
        <w:t>（</w:t>
      </w:r>
      <w:r>
        <w:t>footnote/endnote Style</w:t>
      </w:r>
      <w:r>
        <w:t>）</w:t>
      </w:r>
      <w:r>
        <w:rPr>
          <w:rFonts w:hint="eastAsia"/>
        </w:rPr>
        <w:t>。前者我们在</w:t>
      </w:r>
      <w:r>
        <w:rPr>
          <w:rFonts w:hint="eastAsia"/>
        </w:rPr>
        <w:t>memo</w:t>
      </w:r>
      <w:r>
        <w:rPr>
          <w:rFonts w:hint="eastAsia"/>
        </w:rPr>
        <w:t>写作中不会采用，但可能在论文阅读中会遇到，在此稍作科普：</w:t>
      </w:r>
    </w:p>
    <w:p w14:paraId="4CDA4157" w14:textId="77777777" w:rsidR="00E065E0" w:rsidRDefault="00E065E0" w:rsidP="000D52BC"/>
    <w:p w14:paraId="49CE2C6B" w14:textId="30B50827" w:rsidR="00E065E0" w:rsidRDefault="00E065E0" w:rsidP="000D52BC">
      <w:r>
        <w:t>Harvard Style</w:t>
      </w:r>
      <w:r>
        <w:rPr>
          <w:rFonts w:hint="eastAsia"/>
        </w:rPr>
        <w:t>其实就是将</w:t>
      </w:r>
      <w:r>
        <w:t>authority</w:t>
      </w:r>
      <w:r>
        <w:t>放在</w:t>
      </w:r>
      <w:r>
        <w:rPr>
          <w:rFonts w:hint="eastAsia"/>
        </w:rPr>
        <w:t>正文中，用括号标出索引：</w:t>
      </w:r>
    </w:p>
    <w:p w14:paraId="4B9323EF" w14:textId="16D239F9" w:rsidR="00F34DE0" w:rsidRDefault="005C3F8C" w:rsidP="000D52BC">
      <w:r>
        <w:rPr>
          <w:rFonts w:hint="eastAsia"/>
        </w:rPr>
        <w:t>e</w:t>
      </w:r>
      <w:r w:rsidR="00F34DE0">
        <w:t>.g.</w:t>
      </w:r>
      <w:r>
        <w:t>,</w:t>
      </w:r>
      <w:r w:rsidR="00F34DE0">
        <w:t xml:space="preserve"> The implied condition of merchantable quality does not apply to defects that are pointed out to the buyer before the contract is made (section 16 (2) (a) Sale of Goods Ordinance). </w:t>
      </w:r>
    </w:p>
    <w:p w14:paraId="52914CBC" w14:textId="08F76B0B" w:rsidR="00F34DE0" w:rsidRDefault="005C3F8C" w:rsidP="000D52BC">
      <w:r>
        <w:t>e</w:t>
      </w:r>
      <w:r w:rsidR="00F34DE0">
        <w:t>.g.</w:t>
      </w:r>
      <w:r>
        <w:t>,</w:t>
      </w:r>
      <w:r w:rsidR="00F34DE0">
        <w:t xml:space="preserve"> A manufacturer must take due care in the manufacture of products, and has a duty to do what is reasonable (</w:t>
      </w:r>
      <w:r w:rsidR="00F34DE0" w:rsidRPr="00E065E0">
        <w:rPr>
          <w:i/>
          <w:iCs/>
        </w:rPr>
        <w:t xml:space="preserve">Donoghue </w:t>
      </w:r>
      <w:r w:rsidR="00F34DE0" w:rsidRPr="00E065E0">
        <w:t>v</w:t>
      </w:r>
      <w:r w:rsidR="00F34DE0" w:rsidRPr="00E065E0">
        <w:rPr>
          <w:i/>
          <w:iCs/>
        </w:rPr>
        <w:t xml:space="preserve"> Stevenson</w:t>
      </w:r>
      <w:r w:rsidR="00F34DE0">
        <w:t xml:space="preserve">, </w:t>
      </w:r>
      <w:r w:rsidR="00F34DE0" w:rsidRPr="00E065E0">
        <w:rPr>
          <w:i/>
          <w:iCs/>
        </w:rPr>
        <w:t>Grant</w:t>
      </w:r>
      <w:r w:rsidR="00F34DE0" w:rsidRPr="00E065E0">
        <w:t xml:space="preserve"> v </w:t>
      </w:r>
      <w:r w:rsidR="00F34DE0" w:rsidRPr="00E065E0">
        <w:rPr>
          <w:i/>
          <w:iCs/>
        </w:rPr>
        <w:t>Australian Knitting Mills</w:t>
      </w:r>
      <w:r w:rsidR="00F34DE0">
        <w:t>).</w:t>
      </w:r>
    </w:p>
    <w:p w14:paraId="5E63FAFF" w14:textId="77777777" w:rsidR="00F34DE0" w:rsidRDefault="00F34DE0" w:rsidP="000D52BC"/>
    <w:p w14:paraId="75DD863F" w14:textId="77777777" w:rsidR="00E065E0" w:rsidRDefault="00E065E0" w:rsidP="00E065E0">
      <w:pPr>
        <w:rPr>
          <w:rFonts w:cs="Times New Roman"/>
        </w:rPr>
      </w:pPr>
      <w:r>
        <w:rPr>
          <w:rFonts w:cs="Times New Roman"/>
        </w:rPr>
        <w:t>M</w:t>
      </w:r>
      <w:r>
        <w:rPr>
          <w:rFonts w:cs="Times New Roman" w:hint="eastAsia"/>
        </w:rPr>
        <w:t>emo</w:t>
      </w:r>
      <w:r>
        <w:rPr>
          <w:rFonts w:cs="Times New Roman" w:hint="eastAsia"/>
        </w:rPr>
        <w:t>写作</w:t>
      </w:r>
      <w:r w:rsidR="00F34DE0">
        <w:rPr>
          <w:rFonts w:cs="Times New Roman" w:hint="eastAsia"/>
        </w:rPr>
        <w:t>中一般常用脚注式，且也</w:t>
      </w:r>
      <w:r w:rsidR="00EA43CD">
        <w:rPr>
          <w:rFonts w:cs="Times New Roman" w:hint="eastAsia"/>
        </w:rPr>
        <w:t>存在两套体系，即美国体系（以</w:t>
      </w:r>
      <w:r w:rsidR="00EA43CD">
        <w:rPr>
          <w:rFonts w:cs="Times New Roman" w:hint="eastAsia"/>
        </w:rPr>
        <w:t>Bluebook</w:t>
      </w:r>
      <w:r w:rsidR="00EA43CD">
        <w:rPr>
          <w:rFonts w:cs="Times New Roman" w:hint="eastAsia"/>
        </w:rPr>
        <w:t>为代表）和英国体系（以</w:t>
      </w:r>
      <w:r w:rsidR="00EA43CD">
        <w:rPr>
          <w:rFonts w:cs="Times New Roman" w:hint="eastAsia"/>
        </w:rPr>
        <w:t>OSCOLA</w:t>
      </w:r>
      <w:r w:rsidR="00EA43CD">
        <w:rPr>
          <w:rFonts w:cs="Times New Roman" w:hint="eastAsia"/>
        </w:rPr>
        <w:t>为代表）</w:t>
      </w:r>
      <w:r>
        <w:rPr>
          <w:rFonts w:cs="Times New Roman" w:hint="eastAsia"/>
        </w:rPr>
        <w:t>。虽然在法学领域</w:t>
      </w:r>
      <w:r>
        <w:rPr>
          <w:rFonts w:cs="Times New Roman" w:hint="eastAsia"/>
        </w:rPr>
        <w:t>Bluebook</w:t>
      </w:r>
      <w:r>
        <w:rPr>
          <w:rFonts w:cs="Times New Roman" w:hint="eastAsia"/>
        </w:rPr>
        <w:t>的使用率更高，但为什么我们推荐</w:t>
      </w:r>
      <w:r>
        <w:rPr>
          <w:rFonts w:cs="Times New Roman" w:hint="eastAsia"/>
        </w:rPr>
        <w:t>OSCOLA</w:t>
      </w:r>
      <w:r>
        <w:rPr>
          <w:rFonts w:cs="Times New Roman" w:hint="eastAsia"/>
        </w:rPr>
        <w:t>呢？因为它最！简！单！</w:t>
      </w:r>
    </w:p>
    <w:p w14:paraId="7390695C" w14:textId="77777777" w:rsidR="000D52BC" w:rsidRDefault="000D52BC" w:rsidP="000D52BC">
      <w:pPr>
        <w:rPr>
          <w:rFonts w:cs="Times New Roman"/>
        </w:rPr>
      </w:pPr>
    </w:p>
    <w:p w14:paraId="0A274964" w14:textId="35C2C0C1" w:rsidR="000168ED" w:rsidRPr="0080313F" w:rsidRDefault="000D52BC" w:rsidP="0080313F">
      <w:pPr>
        <w:rPr>
          <w:rFonts w:cs="Times New Roman"/>
        </w:rPr>
      </w:pPr>
      <w:r>
        <w:rPr>
          <w:rFonts w:cs="Times New Roman" w:hint="eastAsia"/>
        </w:rPr>
        <w:t>OSCOLA</w:t>
      </w:r>
      <w:r>
        <w:rPr>
          <w:rFonts w:cs="Times New Roman" w:hint="eastAsia"/>
        </w:rPr>
        <w:t>的极简主义体现在：</w:t>
      </w:r>
    </w:p>
    <w:p w14:paraId="4A28613D" w14:textId="6B5410C8" w:rsidR="000168ED" w:rsidRDefault="000168ED" w:rsidP="000168ED">
      <w:pPr>
        <w:pStyle w:val="a6"/>
        <w:numPr>
          <w:ilvl w:val="0"/>
          <w:numId w:val="26"/>
        </w:numPr>
        <w:ind w:firstLineChars="0"/>
        <w:rPr>
          <w:rFonts w:cs="Times New Roman"/>
          <w:strike/>
        </w:rPr>
      </w:pPr>
      <w:r w:rsidRPr="0080313F">
        <w:rPr>
          <w:rFonts w:cs="Times New Roman" w:hint="eastAsia"/>
          <w:strike/>
        </w:rPr>
        <w:t>厚度（</w:t>
      </w:r>
      <w:r w:rsidR="0080313F" w:rsidRPr="0080313F">
        <w:rPr>
          <w:rFonts w:cs="Times New Roman" w:hint="eastAsia"/>
          <w:strike/>
        </w:rPr>
        <w:t>6</w:t>
      </w:r>
      <w:r w:rsidR="0080313F" w:rsidRPr="0080313F">
        <w:rPr>
          <w:rFonts w:cs="Times New Roman"/>
          <w:strike/>
        </w:rPr>
        <w:t>1</w:t>
      </w:r>
      <w:r w:rsidR="0080313F" w:rsidRPr="0080313F">
        <w:rPr>
          <w:rFonts w:cs="Times New Roman" w:hint="eastAsia"/>
          <w:strike/>
        </w:rPr>
        <w:t>页的手册比起</w:t>
      </w:r>
      <w:r w:rsidR="0080313F" w:rsidRPr="0080313F">
        <w:rPr>
          <w:rFonts w:cs="Times New Roman" w:hint="eastAsia"/>
          <w:strike/>
        </w:rPr>
        <w:t>Bluebook</w:t>
      </w:r>
      <w:r w:rsidR="0080313F" w:rsidRPr="0080313F">
        <w:rPr>
          <w:rFonts w:cs="Times New Roman" w:hint="eastAsia"/>
          <w:strike/>
        </w:rPr>
        <w:t>几百页不是太简洁</w:t>
      </w:r>
      <w:r w:rsidRPr="0080313F">
        <w:rPr>
          <w:rFonts w:cs="Times New Roman" w:hint="eastAsia"/>
          <w:strike/>
        </w:rPr>
        <w:t>）</w:t>
      </w:r>
      <w:r w:rsidR="0080313F" w:rsidRPr="0080313F">
        <w:rPr>
          <w:rFonts w:cs="Times New Roman" w:hint="eastAsia"/>
          <w:strike/>
        </w:rPr>
        <w:t>；</w:t>
      </w:r>
    </w:p>
    <w:p w14:paraId="1C98F20F" w14:textId="77777777" w:rsidR="0080313F" w:rsidRDefault="0080313F" w:rsidP="0080313F">
      <w:pPr>
        <w:pStyle w:val="a6"/>
        <w:numPr>
          <w:ilvl w:val="0"/>
          <w:numId w:val="26"/>
        </w:numPr>
        <w:ind w:firstLineChars="0"/>
        <w:rPr>
          <w:rFonts w:cs="Times New Roman"/>
        </w:rPr>
      </w:pPr>
      <w:r w:rsidRPr="00E065E0">
        <w:rPr>
          <w:rFonts w:cs="Times New Roman" w:hint="eastAsia"/>
        </w:rPr>
        <w:lastRenderedPageBreak/>
        <w:t>能不加标点就不加标点，当你开始纠结加不加的时候，一般不加（如</w:t>
      </w:r>
      <w:r>
        <w:rPr>
          <w:rFonts w:cs="Times New Roman" w:hint="eastAsia"/>
        </w:rPr>
        <w:t>其采用</w:t>
      </w:r>
      <w:r>
        <w:rPr>
          <w:rFonts w:cs="Times New Roman" w:hint="eastAsia"/>
        </w:rPr>
        <w:t>p</w:t>
      </w:r>
      <w:r>
        <w:rPr>
          <w:rFonts w:cs="Times New Roman"/>
        </w:rPr>
        <w:t xml:space="preserve"> 6</w:t>
      </w:r>
      <w:r>
        <w:rPr>
          <w:rFonts w:cs="Times New Roman" w:hint="eastAsia"/>
        </w:rPr>
        <w:t>而不是</w:t>
      </w:r>
      <w:r>
        <w:rPr>
          <w:rFonts w:cs="Times New Roman" w:hint="eastAsia"/>
        </w:rPr>
        <w:t>p</w:t>
      </w:r>
      <w:r>
        <w:rPr>
          <w:rFonts w:cs="Times New Roman"/>
        </w:rPr>
        <w:t>. 6</w:t>
      </w:r>
      <w:r w:rsidRPr="00E065E0">
        <w:rPr>
          <w:rFonts w:cs="Times New Roman" w:hint="eastAsia"/>
        </w:rPr>
        <w:t>）</w:t>
      </w:r>
      <w:r>
        <w:rPr>
          <w:rFonts w:cs="Times New Roman" w:hint="eastAsia"/>
        </w:rPr>
        <w:t>；</w:t>
      </w:r>
    </w:p>
    <w:p w14:paraId="328ADB0E" w14:textId="77777777" w:rsidR="0080313F" w:rsidRPr="00E065E0" w:rsidRDefault="0080313F" w:rsidP="0080313F">
      <w:pPr>
        <w:pStyle w:val="a6"/>
        <w:numPr>
          <w:ilvl w:val="0"/>
          <w:numId w:val="26"/>
        </w:numPr>
        <w:ind w:firstLineChars="0"/>
        <w:rPr>
          <w:rFonts w:cs="Times New Roman"/>
        </w:rPr>
      </w:pPr>
      <w:r w:rsidRPr="00E065E0">
        <w:rPr>
          <w:rFonts w:cs="Times New Roman" w:hint="eastAsia"/>
        </w:rPr>
        <w:t>用单引号而非双引号，如果单引号里还有引号再用双引号，如</w:t>
      </w:r>
      <w:r w:rsidRPr="00E065E0">
        <w:rPr>
          <w:rFonts w:cs="Times New Roman"/>
        </w:rPr>
        <w:t>‘Theory, “Pure Theory” and Values in Public Law’</w:t>
      </w:r>
      <w:r w:rsidRPr="00E065E0">
        <w:rPr>
          <w:rFonts w:cs="Times New Roman" w:hint="eastAsia"/>
        </w:rPr>
        <w:t>；</w:t>
      </w:r>
    </w:p>
    <w:p w14:paraId="14026501" w14:textId="77777777" w:rsidR="0080313F" w:rsidRDefault="0080313F" w:rsidP="0080313F">
      <w:pPr>
        <w:pStyle w:val="a6"/>
        <w:numPr>
          <w:ilvl w:val="0"/>
          <w:numId w:val="26"/>
        </w:numPr>
        <w:ind w:firstLineChars="0"/>
        <w:rPr>
          <w:rFonts w:cs="Times New Roman"/>
        </w:rPr>
      </w:pPr>
      <w:r>
        <w:rPr>
          <w:rFonts w:cs="Times New Roman" w:hint="eastAsia"/>
        </w:rPr>
        <w:t>拒绝使用拉丁语等表述进行交叉引用（但</w:t>
      </w:r>
      <w:r>
        <w:rPr>
          <w:rFonts w:cs="Times New Roman" w:hint="eastAsia"/>
        </w:rPr>
        <w:t>memo</w:t>
      </w:r>
      <w:r>
        <w:rPr>
          <w:rFonts w:cs="Times New Roman" w:hint="eastAsia"/>
        </w:rPr>
        <w:t>写作时一般不这么做，主要是出于字数限制的考虑，关于“交叉引用”参见下文关于</w:t>
      </w:r>
      <w:r w:rsidRPr="00100F92">
        <w:rPr>
          <w:i/>
          <w:iCs/>
        </w:rPr>
        <w:t xml:space="preserve">Supra </w:t>
      </w:r>
      <w:r>
        <w:t>note</w:t>
      </w:r>
      <w:r>
        <w:rPr>
          <w:rFonts w:hint="eastAsia"/>
        </w:rPr>
        <w:t>的介绍</w:t>
      </w:r>
      <w:r>
        <w:rPr>
          <w:rFonts w:cs="Times New Roman" w:hint="eastAsia"/>
        </w:rPr>
        <w:t>）；</w:t>
      </w:r>
    </w:p>
    <w:p w14:paraId="7186ED81" w14:textId="77777777" w:rsidR="0080313F" w:rsidRDefault="0080313F" w:rsidP="0080313F">
      <w:pPr>
        <w:pStyle w:val="a6"/>
        <w:numPr>
          <w:ilvl w:val="0"/>
          <w:numId w:val="26"/>
        </w:numPr>
        <w:ind w:firstLineChars="0"/>
        <w:rPr>
          <w:rFonts w:cs="Times New Roman"/>
        </w:rPr>
      </w:pPr>
      <w:r>
        <w:rPr>
          <w:rFonts w:cs="Times New Roman" w:hint="eastAsia"/>
        </w:rPr>
        <w:t>OSCOLA</w:t>
      </w:r>
      <w:r>
        <w:rPr>
          <w:rFonts w:cs="Times New Roman" w:hint="eastAsia"/>
        </w:rPr>
        <w:t>有一套自己的简易缩写规则：</w:t>
      </w:r>
    </w:p>
    <w:p w14:paraId="55FC0C6C" w14:textId="77777777" w:rsidR="0080313F" w:rsidRPr="0080313F" w:rsidRDefault="0080313F" w:rsidP="0080313F">
      <w:pPr>
        <w:pStyle w:val="a6"/>
        <w:ind w:left="720" w:firstLineChars="0" w:firstLine="0"/>
        <w:rPr>
          <w:rFonts w:cs="Times New Roman"/>
        </w:rPr>
      </w:pPr>
      <w:r w:rsidRPr="0080313F">
        <w:rPr>
          <w:rFonts w:cs="Times New Roman" w:hint="eastAsia"/>
        </w:rPr>
        <w:t>e.g.,</w:t>
      </w:r>
      <w:r w:rsidRPr="0080313F">
        <w:rPr>
          <w:rFonts w:cs="Times New Roman"/>
        </w:rPr>
        <w:t xml:space="preserve"> </w:t>
      </w:r>
      <w:r w:rsidRPr="0080313F">
        <w:rPr>
          <w:rFonts w:cs="Times New Roman"/>
          <w:i/>
          <w:iCs/>
          <w:color w:val="000000" w:themeColor="text1"/>
          <w:szCs w:val="21"/>
        </w:rPr>
        <w:t>American Journal of International Law</w:t>
      </w:r>
      <w:r w:rsidRPr="0080313F">
        <w:rPr>
          <w:rFonts w:cs="Times New Roman" w:hint="eastAsia"/>
          <w:color w:val="000000" w:themeColor="text1"/>
          <w:szCs w:val="21"/>
        </w:rPr>
        <w:t>直接缩写成</w:t>
      </w:r>
      <w:r w:rsidRPr="0080313F">
        <w:rPr>
          <w:rFonts w:cs="Times New Roman" w:hint="eastAsia"/>
          <w:color w:val="000000" w:themeColor="text1"/>
          <w:szCs w:val="21"/>
        </w:rPr>
        <w:t>AJIL</w:t>
      </w:r>
      <w:r w:rsidRPr="0080313F">
        <w:rPr>
          <w:rFonts w:cs="Times New Roman" w:hint="eastAsia"/>
          <w:color w:val="000000" w:themeColor="text1"/>
          <w:szCs w:val="21"/>
        </w:rPr>
        <w:t>，而不是</w:t>
      </w:r>
      <w:r w:rsidRPr="0080313F">
        <w:rPr>
          <w:rFonts w:cs="Times New Roman" w:hint="eastAsia"/>
          <w:color w:val="000000" w:themeColor="text1"/>
          <w:szCs w:val="21"/>
        </w:rPr>
        <w:t>Am</w:t>
      </w:r>
      <w:r w:rsidRPr="0080313F">
        <w:rPr>
          <w:rFonts w:cs="Times New Roman"/>
          <w:color w:val="000000" w:themeColor="text1"/>
          <w:szCs w:val="21"/>
        </w:rPr>
        <w:t xml:space="preserve"> </w:t>
      </w:r>
      <w:r w:rsidRPr="0080313F">
        <w:rPr>
          <w:rFonts w:cs="Times New Roman" w:hint="eastAsia"/>
          <w:color w:val="000000" w:themeColor="text1"/>
          <w:szCs w:val="21"/>
        </w:rPr>
        <w:t>J</w:t>
      </w:r>
      <w:r w:rsidRPr="0080313F">
        <w:rPr>
          <w:rFonts w:cs="Times New Roman"/>
          <w:color w:val="000000" w:themeColor="text1"/>
          <w:szCs w:val="21"/>
        </w:rPr>
        <w:t xml:space="preserve"> </w:t>
      </w:r>
      <w:r w:rsidRPr="0080313F">
        <w:rPr>
          <w:rFonts w:cs="Times New Roman" w:hint="eastAsia"/>
          <w:color w:val="000000" w:themeColor="text1"/>
          <w:szCs w:val="21"/>
        </w:rPr>
        <w:t>Int</w:t>
      </w:r>
      <w:r w:rsidRPr="0080313F">
        <w:rPr>
          <w:rFonts w:cs="Times New Roman"/>
          <w:color w:val="000000" w:themeColor="text1"/>
          <w:szCs w:val="21"/>
        </w:rPr>
        <w:t>’l L</w:t>
      </w:r>
      <w:r w:rsidRPr="0080313F">
        <w:rPr>
          <w:rFonts w:cs="Times New Roman" w:hint="eastAsia"/>
          <w:color w:val="000000" w:themeColor="text1"/>
          <w:szCs w:val="21"/>
        </w:rPr>
        <w:t>；</w:t>
      </w:r>
    </w:p>
    <w:p w14:paraId="1314B60E" w14:textId="60527269" w:rsidR="0080313F" w:rsidRPr="0080313F" w:rsidRDefault="0080313F" w:rsidP="0080313F">
      <w:pPr>
        <w:pStyle w:val="a6"/>
        <w:numPr>
          <w:ilvl w:val="0"/>
          <w:numId w:val="26"/>
        </w:numPr>
        <w:ind w:firstLineChars="0"/>
        <w:rPr>
          <w:rFonts w:cs="Times New Roman"/>
        </w:rPr>
      </w:pPr>
      <w:r w:rsidRPr="0080313F">
        <w:rPr>
          <w:rFonts w:cs="Times New Roman" w:hint="eastAsia"/>
        </w:rPr>
        <w:t>连数字都可以简写（如</w:t>
      </w:r>
      <w:r w:rsidRPr="0080313F">
        <w:rPr>
          <w:rFonts w:cs="Times New Roman" w:hint="eastAsia"/>
        </w:rPr>
        <w:t>1</w:t>
      </w:r>
      <w:r w:rsidRPr="0080313F">
        <w:rPr>
          <w:rFonts w:cs="Times New Roman"/>
        </w:rPr>
        <w:t>782-1783</w:t>
      </w:r>
      <w:r w:rsidRPr="0080313F">
        <w:rPr>
          <w:rFonts w:cs="Times New Roman" w:hint="eastAsia"/>
        </w:rPr>
        <w:t>可以简写为</w:t>
      </w:r>
      <w:r w:rsidRPr="0080313F">
        <w:rPr>
          <w:rFonts w:cs="Times New Roman" w:hint="eastAsia"/>
        </w:rPr>
        <w:t>1</w:t>
      </w:r>
      <w:r w:rsidRPr="0080313F">
        <w:rPr>
          <w:rFonts w:cs="Times New Roman"/>
        </w:rPr>
        <w:t>782-83</w:t>
      </w:r>
      <w:r w:rsidRPr="0080313F">
        <w:rPr>
          <w:rFonts w:cs="Times New Roman" w:hint="eastAsia"/>
        </w:rPr>
        <w:t>）。</w:t>
      </w:r>
    </w:p>
    <w:p w14:paraId="59853884" w14:textId="4BC589A8" w:rsidR="000D52BC" w:rsidRPr="00EA43CD" w:rsidRDefault="000D52BC" w:rsidP="00B216D2">
      <w:pPr>
        <w:rPr>
          <w:rFonts w:cs="Times New Roman"/>
          <w:b/>
          <w:bCs/>
          <w:color w:val="808080" w:themeColor="background1" w:themeShade="80"/>
          <w:szCs w:val="21"/>
        </w:rPr>
      </w:pPr>
    </w:p>
    <w:p w14:paraId="58DD252A" w14:textId="25DC35E7" w:rsidR="000168ED" w:rsidRDefault="000168ED" w:rsidP="00B216D2">
      <w:pPr>
        <w:rPr>
          <w:rFonts w:cs="Times New Roman"/>
          <w:color w:val="000000" w:themeColor="text1"/>
          <w:szCs w:val="21"/>
        </w:rPr>
      </w:pPr>
      <w:r>
        <w:rPr>
          <w:rFonts w:cs="Times New Roman" w:hint="eastAsia"/>
          <w:color w:val="000000" w:themeColor="text1"/>
          <w:szCs w:val="21"/>
        </w:rPr>
        <w:t>当然，</w:t>
      </w:r>
      <w:r w:rsidR="0080313F">
        <w:rPr>
          <w:rFonts w:cs="Times New Roman" w:hint="eastAsia"/>
          <w:color w:val="000000" w:themeColor="text1"/>
          <w:szCs w:val="21"/>
        </w:rPr>
        <w:t>因为</w:t>
      </w:r>
      <w:r w:rsidR="0080313F">
        <w:rPr>
          <w:rFonts w:cs="Times New Roman" w:hint="eastAsia"/>
          <w:color w:val="000000" w:themeColor="text1"/>
          <w:szCs w:val="21"/>
        </w:rPr>
        <w:t>OSCOLA</w:t>
      </w:r>
      <w:r w:rsidR="0080313F">
        <w:rPr>
          <w:rFonts w:cs="Times New Roman" w:hint="eastAsia"/>
          <w:color w:val="000000" w:themeColor="text1"/>
          <w:szCs w:val="21"/>
        </w:rPr>
        <w:t>过于简单，其规定显然也不够完善，很多地方会以一种模糊的指导带过去。比如引用某个国家的法律法规时，其只会让你去别的法学引注手册里去找，而不会详细列出来。</w:t>
      </w:r>
    </w:p>
    <w:p w14:paraId="738026F4" w14:textId="77777777" w:rsidR="00EA43CD" w:rsidRDefault="00EA43CD" w:rsidP="00B216D2">
      <w:pPr>
        <w:rPr>
          <w:rFonts w:cs="Times New Roman"/>
          <w:b/>
          <w:bCs/>
          <w:color w:val="808080" w:themeColor="background1" w:themeShade="80"/>
          <w:szCs w:val="21"/>
        </w:rPr>
      </w:pPr>
    </w:p>
    <w:p w14:paraId="5A155DB7" w14:textId="1C0F018D" w:rsidR="000D52BC" w:rsidRPr="0080313F" w:rsidRDefault="0080313F" w:rsidP="00B216D2">
      <w:pPr>
        <w:rPr>
          <w:rFonts w:cs="Times New Roman"/>
          <w:b/>
          <w:bCs/>
          <w:sz w:val="28"/>
          <w:szCs w:val="28"/>
        </w:rPr>
      </w:pPr>
      <w:r>
        <w:rPr>
          <w:rFonts w:cs="Times New Roman" w:hint="eastAsia"/>
          <w:b/>
          <w:bCs/>
          <w:sz w:val="28"/>
          <w:szCs w:val="28"/>
        </w:rPr>
        <w:t>二</w:t>
      </w:r>
      <w:r w:rsidR="000D52BC" w:rsidRPr="0080313F">
        <w:rPr>
          <w:rFonts w:cs="Times New Roman" w:hint="eastAsia"/>
          <w:b/>
          <w:bCs/>
          <w:sz w:val="28"/>
          <w:szCs w:val="28"/>
        </w:rPr>
        <w:t>、分论</w:t>
      </w:r>
    </w:p>
    <w:p w14:paraId="03D6B751" w14:textId="2ED9D4AF" w:rsidR="000D52BC" w:rsidRPr="00CB4594" w:rsidRDefault="000D52BC" w:rsidP="00B216D2">
      <w:pPr>
        <w:rPr>
          <w:rFonts w:cs="Times New Roman"/>
          <w:b/>
          <w:bCs/>
          <w:szCs w:val="21"/>
        </w:rPr>
      </w:pPr>
      <w:r w:rsidRPr="00CB4594">
        <w:rPr>
          <w:rFonts w:cs="Times New Roman" w:hint="eastAsia"/>
          <w:b/>
          <w:bCs/>
          <w:szCs w:val="21"/>
        </w:rPr>
        <w:t>（一）基本事项</w:t>
      </w:r>
      <w:r w:rsidR="0080313F" w:rsidRPr="00CB4594">
        <w:rPr>
          <w:rFonts w:cs="Times New Roman" w:hint="eastAsia"/>
          <w:b/>
          <w:bCs/>
          <w:szCs w:val="21"/>
        </w:rPr>
        <w:t>（兼论</w:t>
      </w:r>
      <w:r w:rsidR="0080313F" w:rsidRPr="00CB4594">
        <w:rPr>
          <w:rFonts w:cs="Times New Roman" w:hint="eastAsia"/>
          <w:b/>
          <w:bCs/>
          <w:szCs w:val="21"/>
        </w:rPr>
        <w:t>memo</w:t>
      </w:r>
      <w:r w:rsidR="0080313F" w:rsidRPr="00CB4594">
        <w:rPr>
          <w:rFonts w:cs="Times New Roman" w:hint="eastAsia"/>
          <w:b/>
          <w:bCs/>
          <w:szCs w:val="21"/>
        </w:rPr>
        <w:t>写作的基本格式）</w:t>
      </w:r>
    </w:p>
    <w:p w14:paraId="430AFC1C" w14:textId="50BE8D40" w:rsidR="000D52BC" w:rsidRPr="00CB4594" w:rsidRDefault="00EA43CD" w:rsidP="000D52BC">
      <w:pPr>
        <w:rPr>
          <w:rFonts w:cs="Times New Roman"/>
          <w:b/>
          <w:bCs/>
          <w:color w:val="1F3864" w:themeColor="accent1" w:themeShade="80"/>
          <w:szCs w:val="21"/>
        </w:rPr>
      </w:pPr>
      <w:r w:rsidRPr="00CB4594">
        <w:rPr>
          <w:rFonts w:cs="Times New Roman" w:hint="eastAsia"/>
          <w:b/>
          <w:bCs/>
          <w:color w:val="1F3864" w:themeColor="accent1" w:themeShade="80"/>
          <w:szCs w:val="21"/>
        </w:rPr>
        <w:t>1</w:t>
      </w:r>
      <w:r w:rsidRPr="00CB4594">
        <w:rPr>
          <w:rFonts w:cs="Times New Roman" w:hint="eastAsia"/>
          <w:b/>
          <w:bCs/>
          <w:color w:val="1F3864" w:themeColor="accent1" w:themeShade="80"/>
          <w:szCs w:val="21"/>
        </w:rPr>
        <w:t>、</w:t>
      </w:r>
      <w:r w:rsidR="000D52BC" w:rsidRPr="00CB4594">
        <w:rPr>
          <w:rFonts w:cs="Times New Roman"/>
          <w:b/>
          <w:bCs/>
          <w:color w:val="1F3864" w:themeColor="accent1" w:themeShade="80"/>
          <w:szCs w:val="21"/>
        </w:rPr>
        <w:t>引用</w:t>
      </w:r>
      <w:r w:rsidR="000D52BC" w:rsidRPr="00CB4594">
        <w:rPr>
          <w:rFonts w:cs="Times New Roman"/>
          <w:b/>
          <w:bCs/>
          <w:color w:val="1F3864" w:themeColor="accent1" w:themeShade="80"/>
          <w:szCs w:val="21"/>
        </w:rPr>
        <w:t>fact</w:t>
      </w:r>
      <w:r w:rsidR="000D52BC" w:rsidRPr="00CB4594">
        <w:rPr>
          <w:rFonts w:cs="Times New Roman"/>
          <w:b/>
          <w:bCs/>
          <w:color w:val="1F3864" w:themeColor="accent1" w:themeShade="80"/>
          <w:szCs w:val="21"/>
        </w:rPr>
        <w:t>中的事实段落号格式（引用</w:t>
      </w:r>
      <w:r w:rsidR="000D52BC" w:rsidRPr="00CB4594">
        <w:rPr>
          <w:rFonts w:cs="Times New Roman"/>
          <w:b/>
          <w:bCs/>
          <w:color w:val="1F3864" w:themeColor="accent1" w:themeShade="80"/>
          <w:szCs w:val="21"/>
        </w:rPr>
        <w:t>case</w:t>
      </w:r>
      <w:r w:rsidR="000D52BC" w:rsidRPr="00CB4594">
        <w:rPr>
          <w:rFonts w:cs="Times New Roman"/>
          <w:b/>
          <w:bCs/>
          <w:color w:val="1F3864" w:themeColor="accent1" w:themeShade="80"/>
          <w:szCs w:val="21"/>
        </w:rPr>
        <w:t>中的段落号格式也是如下）</w:t>
      </w:r>
    </w:p>
    <w:p w14:paraId="1776958B" w14:textId="1A256FD1" w:rsidR="000D52BC" w:rsidRDefault="000D52BC" w:rsidP="000D52BC">
      <w:pPr>
        <w:rPr>
          <w:rFonts w:cs="Times New Roman"/>
        </w:rPr>
      </w:pPr>
      <w:r>
        <w:rPr>
          <w:rFonts w:cs="Times New Roman" w:hint="eastAsia"/>
        </w:rPr>
        <w:t>（</w:t>
      </w:r>
      <w:r>
        <w:rPr>
          <w:rFonts w:cs="Times New Roman" w:hint="eastAsia"/>
        </w:rPr>
        <w:t>1</w:t>
      </w:r>
      <w:r>
        <w:rPr>
          <w:rFonts w:cs="Times New Roman" w:hint="eastAsia"/>
        </w:rPr>
        <w:t>）</w:t>
      </w:r>
      <w:r w:rsidRPr="00403325">
        <w:rPr>
          <w:rFonts w:cs="Times New Roman"/>
        </w:rPr>
        <w:t>如果赛题</w:t>
      </w:r>
      <w:r>
        <w:rPr>
          <w:rFonts w:cs="Times New Roman" w:hint="eastAsia"/>
        </w:rPr>
        <w:t>题目</w:t>
      </w:r>
      <w:r w:rsidRPr="00403325">
        <w:rPr>
          <w:rFonts w:cs="Times New Roman"/>
        </w:rPr>
        <w:t>是</w:t>
      </w:r>
      <w:r w:rsidRPr="00403325">
        <w:rPr>
          <w:rFonts w:cs="Times New Roman"/>
        </w:rPr>
        <w:t>SPECIAL AGREEMENT</w:t>
      </w:r>
      <w:r w:rsidRPr="00403325">
        <w:rPr>
          <w:rFonts w:cs="Times New Roman"/>
        </w:rPr>
        <w:t>，脚注和</w:t>
      </w:r>
      <w:r w:rsidR="0080313F">
        <w:rPr>
          <w:rFonts w:cs="Times New Roman" w:hint="eastAsia"/>
        </w:rPr>
        <w:t>o</w:t>
      </w:r>
      <w:r w:rsidRPr="00403325">
        <w:rPr>
          <w:rFonts w:cs="Times New Roman"/>
        </w:rPr>
        <w:t>ral</w:t>
      </w:r>
      <w:r w:rsidRPr="00403325">
        <w:rPr>
          <w:rFonts w:cs="Times New Roman"/>
        </w:rPr>
        <w:t>要用</w:t>
      </w:r>
      <w:bookmarkStart w:id="11" w:name="OLE_LINK16"/>
      <w:r w:rsidRPr="00403325">
        <w:rPr>
          <w:rFonts w:cs="Times New Roman"/>
          <w:i/>
          <w:iCs/>
        </w:rPr>
        <w:t>Compromis</w:t>
      </w:r>
      <w:bookmarkEnd w:id="11"/>
      <w:r w:rsidRPr="00403325">
        <w:rPr>
          <w:rFonts w:cs="Times New Roman"/>
        </w:rPr>
        <w:t>；</w:t>
      </w:r>
    </w:p>
    <w:p w14:paraId="3B53A108" w14:textId="690DB902" w:rsidR="000D52BC" w:rsidRDefault="000D52BC" w:rsidP="000D52BC">
      <w:pPr>
        <w:rPr>
          <w:rFonts w:cs="Times New Roman"/>
        </w:rPr>
      </w:pPr>
      <w:r>
        <w:rPr>
          <w:rFonts w:cs="Times New Roman" w:hint="eastAsia"/>
        </w:rPr>
        <w:t>（</w:t>
      </w:r>
      <w:r>
        <w:rPr>
          <w:rFonts w:cs="Times New Roman" w:hint="eastAsia"/>
        </w:rPr>
        <w:t>2</w:t>
      </w:r>
      <w:r>
        <w:rPr>
          <w:rFonts w:cs="Times New Roman" w:hint="eastAsia"/>
        </w:rPr>
        <w:t>）</w:t>
      </w:r>
      <w:r w:rsidRPr="00403325">
        <w:rPr>
          <w:rFonts w:cs="Times New Roman"/>
        </w:rPr>
        <w:t>如果赛题</w:t>
      </w:r>
      <w:r>
        <w:rPr>
          <w:rFonts w:cs="Times New Roman" w:hint="eastAsia"/>
        </w:rPr>
        <w:t>题目</w:t>
      </w:r>
      <w:r w:rsidRPr="00403325">
        <w:rPr>
          <w:rFonts w:cs="Times New Roman"/>
        </w:rPr>
        <w:t>是</w:t>
      </w:r>
      <w:r w:rsidRPr="00403325">
        <w:rPr>
          <w:rFonts w:cs="Times New Roman"/>
        </w:rPr>
        <w:t>STATEMENT OF AGREED FACTS</w:t>
      </w:r>
      <w:r w:rsidRPr="00403325">
        <w:rPr>
          <w:rFonts w:cs="Times New Roman"/>
        </w:rPr>
        <w:t>，脚注和</w:t>
      </w:r>
      <w:r w:rsidR="0080313F">
        <w:rPr>
          <w:rFonts w:cs="Times New Roman" w:hint="eastAsia"/>
        </w:rPr>
        <w:t>o</w:t>
      </w:r>
      <w:r w:rsidRPr="00403325">
        <w:rPr>
          <w:rFonts w:cs="Times New Roman"/>
        </w:rPr>
        <w:t>ral</w:t>
      </w:r>
      <w:r w:rsidRPr="00403325">
        <w:rPr>
          <w:rFonts w:cs="Times New Roman"/>
        </w:rPr>
        <w:t>要用</w:t>
      </w:r>
      <w:r w:rsidRPr="00403325">
        <w:rPr>
          <w:rFonts w:cs="Times New Roman"/>
        </w:rPr>
        <w:t>Problem</w:t>
      </w:r>
      <w:r>
        <w:rPr>
          <w:rFonts w:cs="Times New Roman" w:hint="eastAsia"/>
        </w:rPr>
        <w:t>；</w:t>
      </w:r>
    </w:p>
    <w:p w14:paraId="125577D7" w14:textId="41324A6A" w:rsidR="000D52BC" w:rsidRDefault="000D52BC" w:rsidP="000D52BC">
      <w:pPr>
        <w:rPr>
          <w:rFonts w:cs="Times New Roman"/>
        </w:rPr>
      </w:pPr>
      <w:r w:rsidRPr="00CB4594">
        <w:rPr>
          <w:rFonts w:cs="Times New Roman"/>
          <w:b/>
          <w:bCs/>
          <w:color w:val="385623" w:themeColor="accent6" w:themeShade="80"/>
        </w:rPr>
        <w:t>解释</w:t>
      </w:r>
      <w:r>
        <w:rPr>
          <w:rFonts w:cs="Times New Roman" w:hint="eastAsia"/>
        </w:rPr>
        <w:t>：</w:t>
      </w:r>
      <w:r>
        <w:rPr>
          <w:rFonts w:cs="Times New Roman" w:hint="eastAsia"/>
        </w:rPr>
        <w:t>S</w:t>
      </w:r>
      <w:r w:rsidRPr="00403325">
        <w:rPr>
          <w:rFonts w:cs="Times New Roman"/>
        </w:rPr>
        <w:t xml:space="preserve">pecial </w:t>
      </w:r>
      <w:r>
        <w:rPr>
          <w:rFonts w:cs="Times New Roman" w:hint="eastAsia"/>
        </w:rPr>
        <w:t>A</w:t>
      </w:r>
      <w:r w:rsidRPr="00403325">
        <w:rPr>
          <w:rFonts w:cs="Times New Roman"/>
        </w:rPr>
        <w:t>greement</w:t>
      </w:r>
      <w:r w:rsidRPr="00403325">
        <w:rPr>
          <w:rFonts w:cs="Times New Roman"/>
        </w:rPr>
        <w:t>类似仲裁协议，同意接受</w:t>
      </w:r>
      <w:r w:rsidRPr="00403325">
        <w:rPr>
          <w:rFonts w:cs="Times New Roman"/>
        </w:rPr>
        <w:t>ICJ</w:t>
      </w:r>
      <w:r w:rsidRPr="00403325">
        <w:rPr>
          <w:rFonts w:cs="Times New Roman"/>
        </w:rPr>
        <w:t>管辖；</w:t>
      </w:r>
      <w:r>
        <w:rPr>
          <w:rFonts w:cs="Times New Roman" w:hint="eastAsia"/>
        </w:rPr>
        <w:t>S</w:t>
      </w:r>
      <w:r w:rsidRPr="00403325">
        <w:rPr>
          <w:rFonts w:cs="Times New Roman" w:hint="eastAsia"/>
        </w:rPr>
        <w:t>t</w:t>
      </w:r>
      <w:r w:rsidRPr="00403325">
        <w:rPr>
          <w:rFonts w:cs="Times New Roman"/>
        </w:rPr>
        <w:t xml:space="preserve">atement of </w:t>
      </w:r>
      <w:r>
        <w:rPr>
          <w:rFonts w:cs="Times New Roman" w:hint="eastAsia"/>
        </w:rPr>
        <w:t>A</w:t>
      </w:r>
      <w:r w:rsidRPr="00403325">
        <w:rPr>
          <w:rFonts w:cs="Times New Roman"/>
        </w:rPr>
        <w:t xml:space="preserve">greed </w:t>
      </w:r>
      <w:r>
        <w:rPr>
          <w:rFonts w:cs="Times New Roman" w:hint="eastAsia"/>
        </w:rPr>
        <w:t>F</w:t>
      </w:r>
      <w:r w:rsidRPr="00403325">
        <w:rPr>
          <w:rFonts w:cs="Times New Roman"/>
        </w:rPr>
        <w:t>acts</w:t>
      </w:r>
      <w:r w:rsidRPr="00403325">
        <w:rPr>
          <w:rFonts w:cs="Times New Roman"/>
        </w:rPr>
        <w:t>是双方共同认定的案件事实</w:t>
      </w:r>
      <w:r w:rsidR="0080313F">
        <w:rPr>
          <w:rFonts w:cs="Times New Roman" w:hint="eastAsia"/>
        </w:rPr>
        <w:t>。所以</w:t>
      </w:r>
      <w:r w:rsidRPr="0080313F">
        <w:rPr>
          <w:rFonts w:cs="Times New Roman"/>
          <w:b/>
          <w:bCs/>
          <w:color w:val="833C0B" w:themeColor="accent2" w:themeShade="80"/>
        </w:rPr>
        <w:t>这里不可以混淆，因为涉及管辖权的问题</w:t>
      </w:r>
      <w:r>
        <w:rPr>
          <w:rFonts w:cs="Times New Roman" w:hint="eastAsia"/>
        </w:rPr>
        <w:t>；</w:t>
      </w:r>
    </w:p>
    <w:p w14:paraId="73E334F7" w14:textId="77777777" w:rsidR="000D52BC" w:rsidRPr="00403325" w:rsidRDefault="000D52BC" w:rsidP="000D52BC">
      <w:pPr>
        <w:rPr>
          <w:rFonts w:cs="Times New Roman"/>
        </w:rPr>
      </w:pPr>
      <w:r>
        <w:rPr>
          <w:rFonts w:cs="Times New Roman" w:hint="eastAsia"/>
        </w:rPr>
        <w:t>（</w:t>
      </w:r>
      <w:r>
        <w:rPr>
          <w:rFonts w:cs="Times New Roman" w:hint="eastAsia"/>
        </w:rPr>
        <w:t>3</w:t>
      </w:r>
      <w:r>
        <w:rPr>
          <w:rFonts w:cs="Times New Roman" w:hint="eastAsia"/>
        </w:rPr>
        <w:t>）具体示例：</w:t>
      </w:r>
    </w:p>
    <w:p w14:paraId="6E73DAF8" w14:textId="77777777" w:rsidR="000D52BC" w:rsidRPr="00E56443" w:rsidRDefault="000D52BC" w:rsidP="000D52BC">
      <w:pPr>
        <w:rPr>
          <w:rFonts w:cs="Times New Roman"/>
          <w:iCs/>
        </w:rPr>
      </w:pPr>
      <w:r>
        <w:rPr>
          <w:rFonts w:cs="Times New Roman" w:hint="eastAsia"/>
        </w:rPr>
        <w:t>①</w:t>
      </w:r>
      <w:r>
        <w:rPr>
          <w:rFonts w:cs="Times New Roman" w:hint="eastAsia"/>
        </w:rPr>
        <w:t xml:space="preserve"> </w:t>
      </w:r>
      <w:r w:rsidRPr="00403325">
        <w:rPr>
          <w:rFonts w:cs="Times New Roman" w:hint="eastAsia"/>
        </w:rPr>
        <w:t>f</w:t>
      </w:r>
      <w:r w:rsidRPr="00403325">
        <w:rPr>
          <w:rFonts w:cs="Times New Roman"/>
        </w:rPr>
        <w:t>act</w:t>
      </w:r>
      <w:r w:rsidRPr="00403325">
        <w:rPr>
          <w:rFonts w:cs="Times New Roman"/>
        </w:rPr>
        <w:t>的第一段：</w:t>
      </w:r>
      <w:r w:rsidRPr="00E56443">
        <w:rPr>
          <w:rFonts w:cs="Times New Roman"/>
          <w:iCs/>
        </w:rPr>
        <w:t xml:space="preserve">Problem, ¶ 1.  </w:t>
      </w:r>
    </w:p>
    <w:p w14:paraId="6DA44404" w14:textId="77777777" w:rsidR="000D52BC" w:rsidRPr="00E56443" w:rsidRDefault="000D52BC" w:rsidP="000D52BC">
      <w:pPr>
        <w:rPr>
          <w:rFonts w:cs="Times New Roman"/>
          <w:iCs/>
        </w:rPr>
      </w:pPr>
      <w:r w:rsidRPr="00E56443">
        <w:rPr>
          <w:rFonts w:cs="Times New Roman" w:hint="eastAsia"/>
          <w:iCs/>
        </w:rPr>
        <w:t>②</w:t>
      </w:r>
      <w:r w:rsidRPr="00E56443">
        <w:rPr>
          <w:rFonts w:cs="Times New Roman" w:hint="eastAsia"/>
          <w:iCs/>
        </w:rPr>
        <w:t xml:space="preserve"> </w:t>
      </w:r>
      <w:bookmarkStart w:id="12" w:name="OLE_LINK43"/>
      <w:r w:rsidRPr="00E56443">
        <w:rPr>
          <w:rFonts w:cs="Times New Roman"/>
          <w:iCs/>
        </w:rPr>
        <w:t>第一段到第三段：</w:t>
      </w:r>
      <w:r w:rsidRPr="00E56443">
        <w:rPr>
          <w:rFonts w:cs="Times New Roman"/>
          <w:iCs/>
        </w:rPr>
        <w:t>Problem, ¶¶ 1-3.</w:t>
      </w:r>
      <w:bookmarkEnd w:id="12"/>
    </w:p>
    <w:p w14:paraId="51D24B42" w14:textId="77777777" w:rsidR="000D52BC" w:rsidRPr="00403325" w:rsidRDefault="000D52BC" w:rsidP="000D52BC">
      <w:pPr>
        <w:rPr>
          <w:rFonts w:cs="Times New Roman"/>
        </w:rPr>
      </w:pPr>
      <w:r w:rsidRPr="00E56443">
        <w:rPr>
          <w:rFonts w:cs="Times New Roman" w:hint="eastAsia"/>
          <w:iCs/>
        </w:rPr>
        <w:t>③</w:t>
      </w:r>
      <w:r w:rsidRPr="00E56443">
        <w:rPr>
          <w:rFonts w:cs="Times New Roman" w:hint="eastAsia"/>
          <w:iCs/>
        </w:rPr>
        <w:t xml:space="preserve"> </w:t>
      </w:r>
      <w:r w:rsidRPr="00E56443">
        <w:rPr>
          <w:rFonts w:cs="Times New Roman"/>
          <w:iCs/>
        </w:rPr>
        <w:t>第一段和第三段：</w:t>
      </w:r>
      <w:r w:rsidRPr="00E56443">
        <w:rPr>
          <w:rFonts w:cs="Times New Roman"/>
          <w:iCs/>
        </w:rPr>
        <w:t xml:space="preserve">Problem, </w:t>
      </w:r>
      <w:r w:rsidRPr="00403325">
        <w:rPr>
          <w:rFonts w:cs="Times New Roman"/>
        </w:rPr>
        <w:t>¶¶</w:t>
      </w:r>
      <w:r>
        <w:rPr>
          <w:rFonts w:cs="Times New Roman"/>
        </w:rPr>
        <w:t xml:space="preserve"> </w:t>
      </w:r>
      <w:r w:rsidRPr="00403325">
        <w:rPr>
          <w:rFonts w:cs="Times New Roman"/>
        </w:rPr>
        <w:t xml:space="preserve">1, 3.  </w:t>
      </w:r>
    </w:p>
    <w:p w14:paraId="0B9DFBEC" w14:textId="28FAAAE8" w:rsidR="000D52BC" w:rsidRDefault="000D52BC" w:rsidP="000D52BC">
      <w:pPr>
        <w:rPr>
          <w:rFonts w:cs="Times New Roman"/>
        </w:rPr>
      </w:pPr>
      <w:r w:rsidRPr="00CB4594">
        <w:rPr>
          <w:rFonts w:cs="Times New Roman" w:hint="eastAsia"/>
          <w:b/>
          <w:bCs/>
          <w:color w:val="385623" w:themeColor="accent6" w:themeShade="80"/>
        </w:rPr>
        <w:t>注</w:t>
      </w:r>
      <w:r>
        <w:rPr>
          <w:rFonts w:cs="Times New Roman" w:hint="eastAsia"/>
        </w:rPr>
        <w:t>：</w:t>
      </w:r>
      <w:bookmarkStart w:id="13" w:name="OLE_LINK15"/>
      <w:r w:rsidRPr="00403325">
        <w:rPr>
          <w:rFonts w:cs="Times New Roman"/>
        </w:rPr>
        <w:t>¶</w:t>
      </w:r>
      <w:r>
        <w:rPr>
          <w:rFonts w:cs="Times New Roman"/>
        </w:rPr>
        <w:t xml:space="preserve"> </w:t>
      </w:r>
      <w:r>
        <w:rPr>
          <w:rFonts w:cs="Times New Roman" w:hint="eastAsia"/>
        </w:rPr>
        <w:t>(</w:t>
      </w:r>
      <w:r w:rsidRPr="00403325">
        <w:rPr>
          <w:rFonts w:cs="Times New Roman"/>
        </w:rPr>
        <w:t>¶¶</w:t>
      </w:r>
      <w:bookmarkEnd w:id="13"/>
      <w:r>
        <w:rPr>
          <w:rFonts w:cs="Times New Roman" w:hint="eastAsia"/>
        </w:rPr>
        <w:t>)</w:t>
      </w:r>
      <w:r>
        <w:rPr>
          <w:rFonts w:cs="Times New Roman"/>
        </w:rPr>
        <w:t xml:space="preserve"> </w:t>
      </w:r>
      <w:r>
        <w:rPr>
          <w:rFonts w:cs="Times New Roman" w:hint="eastAsia"/>
        </w:rPr>
        <w:t>为</w:t>
      </w:r>
      <w:r>
        <w:rPr>
          <w:rFonts w:cs="Times New Roman" w:hint="eastAsia"/>
        </w:rPr>
        <w:t xml:space="preserve"> paragraph</w:t>
      </w:r>
      <w:r>
        <w:rPr>
          <w:rFonts w:cs="Times New Roman"/>
        </w:rPr>
        <w:t>(</w:t>
      </w:r>
      <w:r>
        <w:rPr>
          <w:rFonts w:cs="Times New Roman" w:hint="eastAsia"/>
        </w:rPr>
        <w:t>s</w:t>
      </w:r>
      <w:r>
        <w:rPr>
          <w:rFonts w:cs="Times New Roman"/>
        </w:rPr>
        <w:t xml:space="preserve">) </w:t>
      </w:r>
      <w:r>
        <w:rPr>
          <w:rFonts w:cs="Times New Roman" w:hint="eastAsia"/>
        </w:rPr>
        <w:t>的缩略形式，在</w:t>
      </w:r>
      <w:r>
        <w:rPr>
          <w:rFonts w:cs="Times New Roman" w:hint="eastAsia"/>
        </w:rPr>
        <w:t>word</w:t>
      </w:r>
      <w:r>
        <w:rPr>
          <w:rFonts w:cs="Times New Roman" w:hint="eastAsia"/>
        </w:rPr>
        <w:t>的「插入—高级符号—特殊字符」里。这里使用</w:t>
      </w:r>
      <w:r w:rsidRPr="00403325">
        <w:rPr>
          <w:rFonts w:cs="Times New Roman"/>
        </w:rPr>
        <w:t>¶</w:t>
      </w:r>
      <w:r>
        <w:rPr>
          <w:rFonts w:cs="Times New Roman" w:hint="eastAsia"/>
        </w:rPr>
        <w:t>也是笔者的个人爱好，</w:t>
      </w:r>
      <w:r w:rsidR="00EA43CD">
        <w:rPr>
          <w:rFonts w:cs="Times New Roman" w:hint="eastAsia"/>
        </w:rPr>
        <w:t>严格按照</w:t>
      </w:r>
      <w:r w:rsidR="00EA43CD">
        <w:rPr>
          <w:rFonts w:cs="Times New Roman" w:hint="eastAsia"/>
        </w:rPr>
        <w:t>OSCOLA</w:t>
      </w:r>
      <w:r w:rsidR="00EA43CD">
        <w:rPr>
          <w:rFonts w:cs="Times New Roman" w:hint="eastAsia"/>
        </w:rPr>
        <w:t>应该是这样：</w:t>
      </w:r>
    </w:p>
    <w:p w14:paraId="780439AE" w14:textId="5A76D08A" w:rsidR="0080313F" w:rsidRPr="0080313F" w:rsidRDefault="0080313F" w:rsidP="0080313F">
      <w:pPr>
        <w:pStyle w:val="a6"/>
        <w:numPr>
          <w:ilvl w:val="0"/>
          <w:numId w:val="27"/>
        </w:numPr>
        <w:ind w:firstLineChars="0"/>
        <w:rPr>
          <w:rFonts w:cs="Times New Roman"/>
          <w:iCs/>
        </w:rPr>
      </w:pPr>
      <w:r w:rsidRPr="0080313F">
        <w:rPr>
          <w:rFonts w:cs="Times New Roman" w:hint="eastAsia"/>
        </w:rPr>
        <w:t>f</w:t>
      </w:r>
      <w:r w:rsidRPr="0080313F">
        <w:rPr>
          <w:rFonts w:cs="Times New Roman"/>
        </w:rPr>
        <w:t>act</w:t>
      </w:r>
      <w:r w:rsidRPr="0080313F">
        <w:rPr>
          <w:rFonts w:cs="Times New Roman"/>
        </w:rPr>
        <w:t>的第一段：</w:t>
      </w:r>
      <w:r w:rsidRPr="0080313F">
        <w:rPr>
          <w:rFonts w:cs="Times New Roman"/>
          <w:iCs/>
        </w:rPr>
        <w:t>Problem</w:t>
      </w:r>
      <w:r>
        <w:rPr>
          <w:rFonts w:cs="Times New Roman"/>
          <w:iCs/>
        </w:rPr>
        <w:t>,</w:t>
      </w:r>
      <w:r w:rsidRPr="0080313F">
        <w:rPr>
          <w:rFonts w:cs="Times New Roman"/>
          <w:iCs/>
        </w:rPr>
        <w:t xml:space="preserve"> </w:t>
      </w:r>
      <w:r>
        <w:rPr>
          <w:rFonts w:cs="Times New Roman"/>
          <w:iCs/>
        </w:rPr>
        <w:t>[</w:t>
      </w:r>
      <w:r w:rsidRPr="0080313F">
        <w:rPr>
          <w:rFonts w:cs="Times New Roman"/>
          <w:iCs/>
        </w:rPr>
        <w:t>1</w:t>
      </w:r>
      <w:r>
        <w:rPr>
          <w:rFonts w:cs="Times New Roman"/>
          <w:iCs/>
        </w:rPr>
        <w:t>]</w:t>
      </w:r>
      <w:r w:rsidRPr="0080313F">
        <w:rPr>
          <w:rFonts w:cs="Times New Roman"/>
          <w:iCs/>
        </w:rPr>
        <w:t xml:space="preserve">.  </w:t>
      </w:r>
    </w:p>
    <w:p w14:paraId="337B5974" w14:textId="06544935" w:rsidR="00EA43CD" w:rsidRPr="0080313F" w:rsidRDefault="0080313F" w:rsidP="0080313F">
      <w:pPr>
        <w:pStyle w:val="a6"/>
        <w:numPr>
          <w:ilvl w:val="0"/>
          <w:numId w:val="27"/>
        </w:numPr>
        <w:ind w:firstLineChars="0"/>
        <w:rPr>
          <w:rFonts w:cs="Times New Roman"/>
        </w:rPr>
      </w:pPr>
      <w:r w:rsidRPr="00E56443">
        <w:rPr>
          <w:rFonts w:cs="Times New Roman"/>
          <w:iCs/>
        </w:rPr>
        <w:t>第一段到第三段：</w:t>
      </w:r>
      <w:r w:rsidRPr="00E56443">
        <w:rPr>
          <w:rFonts w:cs="Times New Roman"/>
          <w:iCs/>
        </w:rPr>
        <w:t xml:space="preserve">Problem, </w:t>
      </w:r>
      <w:r>
        <w:rPr>
          <w:rFonts w:cs="Times New Roman"/>
          <w:iCs/>
        </w:rPr>
        <w:t>[</w:t>
      </w:r>
      <w:r w:rsidRPr="00E56443">
        <w:rPr>
          <w:rFonts w:cs="Times New Roman"/>
          <w:iCs/>
        </w:rPr>
        <w:t>1</w:t>
      </w:r>
      <w:r>
        <w:rPr>
          <w:rFonts w:cs="Times New Roman"/>
          <w:iCs/>
        </w:rPr>
        <w:t>]</w:t>
      </w:r>
      <w:r w:rsidRPr="00E56443">
        <w:rPr>
          <w:rFonts w:cs="Times New Roman"/>
          <w:iCs/>
        </w:rPr>
        <w:t>-</w:t>
      </w:r>
      <w:r>
        <w:rPr>
          <w:rFonts w:cs="Times New Roman"/>
          <w:iCs/>
        </w:rPr>
        <w:t>[</w:t>
      </w:r>
      <w:r w:rsidRPr="00E56443">
        <w:rPr>
          <w:rFonts w:cs="Times New Roman"/>
          <w:iCs/>
        </w:rPr>
        <w:t>3</w:t>
      </w:r>
      <w:r>
        <w:rPr>
          <w:rFonts w:cs="Times New Roman"/>
          <w:iCs/>
        </w:rPr>
        <w:t>]</w:t>
      </w:r>
      <w:r w:rsidRPr="00E56443">
        <w:rPr>
          <w:rFonts w:cs="Times New Roman"/>
          <w:iCs/>
        </w:rPr>
        <w:t>.</w:t>
      </w:r>
    </w:p>
    <w:p w14:paraId="535017F2" w14:textId="1D39DBDD" w:rsidR="00EA43CD" w:rsidRPr="00CB4594" w:rsidRDefault="00EA43CD" w:rsidP="000D52BC">
      <w:pPr>
        <w:rPr>
          <w:rFonts w:cs="Times New Roman"/>
          <w:b/>
          <w:bCs/>
          <w:color w:val="002060"/>
        </w:rPr>
      </w:pPr>
      <w:r w:rsidRPr="00CB4594">
        <w:rPr>
          <w:rFonts w:cs="Times New Roman" w:hint="eastAsia"/>
          <w:b/>
          <w:bCs/>
          <w:color w:val="002060"/>
        </w:rPr>
        <w:t>2</w:t>
      </w:r>
      <w:r w:rsidRPr="00CB4594">
        <w:rPr>
          <w:rFonts w:cs="Times New Roman" w:hint="eastAsia"/>
          <w:b/>
          <w:bCs/>
          <w:color w:val="002060"/>
        </w:rPr>
        <w:t>、缩写规则（</w:t>
      </w:r>
      <w:r w:rsidRPr="00CB4594">
        <w:rPr>
          <w:rFonts w:cs="Times New Roman"/>
          <w:b/>
          <w:bCs/>
          <w:color w:val="002060"/>
        </w:rPr>
        <w:t>abbreviation</w:t>
      </w:r>
      <w:r w:rsidRPr="00CB4594">
        <w:rPr>
          <w:rFonts w:cs="Times New Roman" w:hint="eastAsia"/>
          <w:b/>
          <w:bCs/>
          <w:color w:val="002060"/>
        </w:rPr>
        <w:t>）</w:t>
      </w:r>
    </w:p>
    <w:p w14:paraId="115B7EB2" w14:textId="682D8C96" w:rsidR="005C3F8C" w:rsidRPr="00CB4594" w:rsidRDefault="00BC34C1" w:rsidP="00B216D2">
      <w:pPr>
        <w:rPr>
          <w:rFonts w:cs="Times New Roman"/>
          <w:color w:val="000000" w:themeColor="text1"/>
          <w:szCs w:val="21"/>
        </w:rPr>
      </w:pPr>
      <w:r w:rsidRPr="00BC34C1">
        <w:rPr>
          <w:rFonts w:cs="Times New Roman" w:hint="eastAsia"/>
          <w:color w:val="000000" w:themeColor="text1"/>
          <w:szCs w:val="21"/>
        </w:rPr>
        <w:t>（</w:t>
      </w:r>
      <w:r w:rsidRPr="00BC34C1">
        <w:rPr>
          <w:rFonts w:cs="Times New Roman"/>
          <w:color w:val="000000" w:themeColor="text1"/>
          <w:szCs w:val="21"/>
        </w:rPr>
        <w:t>1</w:t>
      </w:r>
      <w:r w:rsidRPr="00BC34C1">
        <w:rPr>
          <w:rFonts w:cs="Times New Roman" w:hint="eastAsia"/>
          <w:color w:val="000000" w:themeColor="text1"/>
          <w:szCs w:val="21"/>
        </w:rPr>
        <w:t>）</w:t>
      </w:r>
      <w:r w:rsidR="005C3F8C">
        <w:rPr>
          <w:rFonts w:cs="Times New Roman" w:hint="eastAsia"/>
          <w:color w:val="000000" w:themeColor="text1"/>
          <w:szCs w:val="21"/>
        </w:rPr>
        <w:t>缩写</w:t>
      </w:r>
    </w:p>
    <w:p w14:paraId="7EDDEBDC" w14:textId="747A1D4C" w:rsidR="005C3F8C" w:rsidRDefault="00276662" w:rsidP="00B216D2">
      <w:pPr>
        <w:rPr>
          <w:rFonts w:cs="Times New Roman"/>
        </w:rPr>
      </w:pPr>
      <w:r>
        <w:rPr>
          <w:rFonts w:cs="Times New Roman" w:hint="eastAsia"/>
        </w:rPr>
        <w:t>写作</w:t>
      </w:r>
      <w:r w:rsidR="00CB4594">
        <w:rPr>
          <w:rFonts w:cs="Times New Roman" w:hint="eastAsia"/>
        </w:rPr>
        <w:t>时</w:t>
      </w:r>
      <w:r>
        <w:rPr>
          <w:rFonts w:cs="Times New Roman" w:hint="eastAsia"/>
        </w:rPr>
        <w:t>需要</w:t>
      </w:r>
      <w:r w:rsidR="005C3F8C" w:rsidRPr="005C3F8C">
        <w:rPr>
          <w:rFonts w:cs="Times New Roman" w:hint="eastAsia"/>
        </w:rPr>
        <w:t>养成先</w:t>
      </w:r>
      <w:r w:rsidR="005C3F8C" w:rsidRPr="005C3F8C">
        <w:rPr>
          <w:rFonts w:cs="Times New Roman"/>
        </w:rPr>
        <w:t>abbreviation</w:t>
      </w:r>
      <w:r w:rsidR="005C3F8C" w:rsidRPr="005C3F8C">
        <w:rPr>
          <w:rFonts w:cs="Times New Roman" w:hint="eastAsia"/>
        </w:rPr>
        <w:t>再引用的习惯。</w:t>
      </w:r>
      <w:r w:rsidR="00CB4594">
        <w:rPr>
          <w:rFonts w:cs="Times New Roman" w:hint="eastAsia"/>
        </w:rPr>
        <w:t>关于缩写的</w:t>
      </w:r>
      <w:r w:rsidR="00CB4594" w:rsidRPr="00CB4594">
        <w:rPr>
          <w:rFonts w:cs="Times New Roman" w:hint="eastAsia"/>
          <w:u w:val="single"/>
        </w:rPr>
        <w:t>建议格式</w:t>
      </w:r>
      <w:r w:rsidR="00CB4594">
        <w:rPr>
          <w:rFonts w:cs="Times New Roman" w:hint="eastAsia"/>
        </w:rPr>
        <w:t>如下</w:t>
      </w:r>
      <w:r w:rsidR="005C3F8C" w:rsidRPr="005C3F8C">
        <w:rPr>
          <w:rFonts w:cs="Times New Roman" w:hint="eastAsia"/>
        </w:rPr>
        <w:t>：第一次出现时是「全称</w:t>
      </w:r>
      <w:r w:rsidR="005C3F8C" w:rsidRPr="005C3F8C">
        <w:rPr>
          <w:rFonts w:cs="Times New Roman"/>
        </w:rPr>
        <w:t>（</w:t>
      </w:r>
      <w:r w:rsidR="005C3F8C">
        <w:rPr>
          <w:rFonts w:cs="Times New Roman"/>
        </w:rPr>
        <w:t>‘</w:t>
      </w:r>
      <w:r w:rsidR="005C3F8C" w:rsidRPr="00CB4594">
        <w:rPr>
          <w:rFonts w:cs="Times New Roman" w:hint="eastAsia"/>
          <w:b/>
          <w:bCs/>
        </w:rPr>
        <w:t>缩写</w:t>
      </w:r>
      <w:r w:rsidR="005C3F8C">
        <w:rPr>
          <w:rFonts w:cs="Times New Roman"/>
        </w:rPr>
        <w:t>’</w:t>
      </w:r>
      <w:r w:rsidR="005C3F8C" w:rsidRPr="005C3F8C">
        <w:rPr>
          <w:rFonts w:cs="Times New Roman"/>
        </w:rPr>
        <w:t>）</w:t>
      </w:r>
      <w:r w:rsidR="005C3F8C" w:rsidRPr="005C3F8C">
        <w:rPr>
          <w:rFonts w:cs="Times New Roman" w:hint="eastAsia"/>
        </w:rPr>
        <w:t>」的形式。如果缩写需要加上</w:t>
      </w:r>
      <w:r w:rsidR="005C3F8C" w:rsidRPr="005C3F8C">
        <w:rPr>
          <w:rFonts w:cs="Times New Roman" w:hint="eastAsia"/>
        </w:rPr>
        <w:t>the</w:t>
      </w:r>
      <w:r w:rsidR="005C3F8C" w:rsidRPr="005C3F8C">
        <w:rPr>
          <w:rFonts w:cs="Times New Roman" w:hint="eastAsia"/>
        </w:rPr>
        <w:t>，则是「全称</w:t>
      </w:r>
      <w:r w:rsidR="005C3F8C" w:rsidRPr="005C3F8C">
        <w:rPr>
          <w:rFonts w:cs="Times New Roman"/>
        </w:rPr>
        <w:t>（</w:t>
      </w:r>
      <w:r w:rsidR="005C3F8C" w:rsidRPr="005C3F8C">
        <w:rPr>
          <w:rFonts w:cs="Times New Roman"/>
        </w:rPr>
        <w:t xml:space="preserve">the </w:t>
      </w:r>
      <w:r w:rsidR="005C3F8C">
        <w:rPr>
          <w:rFonts w:cs="Times New Roman"/>
        </w:rPr>
        <w:t>‘</w:t>
      </w:r>
      <w:r w:rsidR="005C3F8C" w:rsidRPr="00CB4594">
        <w:rPr>
          <w:rFonts w:cs="Times New Roman" w:hint="eastAsia"/>
          <w:b/>
          <w:bCs/>
        </w:rPr>
        <w:t>缩写</w:t>
      </w:r>
      <w:r w:rsidR="005C3F8C">
        <w:rPr>
          <w:rFonts w:cs="Times New Roman"/>
        </w:rPr>
        <w:t>’</w:t>
      </w:r>
      <w:r w:rsidR="005C3F8C" w:rsidRPr="005C3F8C">
        <w:rPr>
          <w:rFonts w:cs="Times New Roman"/>
        </w:rPr>
        <w:t>）</w:t>
      </w:r>
      <w:r w:rsidR="005C3F8C" w:rsidRPr="005C3F8C">
        <w:rPr>
          <w:rFonts w:cs="Times New Roman" w:hint="eastAsia"/>
        </w:rPr>
        <w:t>」的形式。缩写需加粗，</w:t>
      </w:r>
      <w:r w:rsidR="005C3F8C" w:rsidRPr="005C3F8C">
        <w:rPr>
          <w:rFonts w:cs="Times New Roman" w:hint="eastAsia"/>
        </w:rPr>
        <w:t>the</w:t>
      </w:r>
      <w:r w:rsidR="005C3F8C" w:rsidRPr="005C3F8C">
        <w:rPr>
          <w:rFonts w:cs="Times New Roman" w:hint="eastAsia"/>
        </w:rPr>
        <w:t>放在引号外。</w:t>
      </w:r>
      <w:r w:rsidR="005C3F8C">
        <w:rPr>
          <w:rFonts w:cs="Times New Roman" w:hint="eastAsia"/>
        </w:rPr>
        <w:t>若</w:t>
      </w:r>
      <w:r w:rsidR="005C3F8C" w:rsidRPr="005C3F8C">
        <w:rPr>
          <w:rFonts w:cs="Times New Roman" w:hint="eastAsia"/>
        </w:rPr>
        <w:t>多个缩写用</w:t>
      </w:r>
      <w:r w:rsidR="005C3F8C" w:rsidRPr="005C3F8C">
        <w:rPr>
          <w:rFonts w:cs="Times New Roman" w:hint="eastAsia"/>
        </w:rPr>
        <w:t>or</w:t>
      </w:r>
      <w:r w:rsidR="005C3F8C" w:rsidRPr="005C3F8C">
        <w:rPr>
          <w:rFonts w:cs="Times New Roman" w:hint="eastAsia"/>
        </w:rPr>
        <w:t>连接</w:t>
      </w:r>
      <w:r w:rsidR="005C3F8C">
        <w:rPr>
          <w:rFonts w:cs="Times New Roman" w:hint="eastAsia"/>
        </w:rPr>
        <w:t>，示例如下：</w:t>
      </w:r>
    </w:p>
    <w:p w14:paraId="6578C954" w14:textId="02926192" w:rsidR="005C3F8C" w:rsidRDefault="005C3F8C" w:rsidP="005C3F8C">
      <w:bookmarkStart w:id="14" w:name="OLE_LINK12"/>
      <w:r>
        <w:rPr>
          <w:rFonts w:hint="eastAsia"/>
        </w:rPr>
        <w:t>①</w:t>
      </w:r>
      <w:r>
        <w:rPr>
          <w:rFonts w:hint="eastAsia"/>
        </w:rPr>
        <w:t xml:space="preserve"> </w:t>
      </w:r>
      <w:r w:rsidRPr="00E4020E">
        <w:t>Charter of the United Nations</w:t>
      </w:r>
      <w:bookmarkEnd w:id="14"/>
      <w:r>
        <w:t xml:space="preserve"> (‘</w:t>
      </w:r>
      <w:r w:rsidRPr="005C3F8C">
        <w:rPr>
          <w:b/>
          <w:bCs/>
        </w:rPr>
        <w:t>UN Charter</w:t>
      </w:r>
      <w:r>
        <w:t>’)</w:t>
      </w:r>
    </w:p>
    <w:p w14:paraId="7CAC6D2A" w14:textId="1C8A18C6" w:rsidR="005C3F8C" w:rsidRPr="005C3F8C" w:rsidRDefault="005C3F8C" w:rsidP="005C3F8C">
      <w:pPr>
        <w:rPr>
          <w:rFonts w:cs="Times New Roman"/>
        </w:rPr>
      </w:pPr>
      <w:r>
        <w:rPr>
          <w:rFonts w:hint="eastAsia"/>
        </w:rPr>
        <w:t>②</w:t>
      </w:r>
      <w:r>
        <w:t xml:space="preserve"> </w:t>
      </w:r>
      <w:r>
        <w:rPr>
          <w:rFonts w:hint="eastAsia"/>
        </w:rPr>
        <w:t>T</w:t>
      </w:r>
      <w:r>
        <w:t xml:space="preserve">he </w:t>
      </w:r>
      <w:r w:rsidRPr="005C3F8C">
        <w:t>Operation Shining Star (</w:t>
      </w:r>
      <w:r>
        <w:t>the ‘</w:t>
      </w:r>
      <w:r w:rsidRPr="005C3F8C">
        <w:rPr>
          <w:b/>
          <w:bCs/>
        </w:rPr>
        <w:t>OSS</w:t>
      </w:r>
      <w:r>
        <w:t>’</w:t>
      </w:r>
      <w:r w:rsidRPr="005C3F8C">
        <w:t>)</w:t>
      </w:r>
    </w:p>
    <w:p w14:paraId="641D508C" w14:textId="2AEEFB4C" w:rsidR="005C3F8C" w:rsidRPr="005C3F8C" w:rsidRDefault="005C3F8C" w:rsidP="005C3F8C">
      <w:bookmarkStart w:id="15" w:name="OLE_LINK14"/>
      <w:r w:rsidRPr="00F34DE0">
        <w:rPr>
          <w:rFonts w:cs="Times New Roman" w:hint="eastAsia"/>
          <w:color w:val="000000" w:themeColor="text1"/>
          <w:szCs w:val="21"/>
        </w:rPr>
        <w:t>③</w:t>
      </w:r>
      <w:r>
        <w:rPr>
          <w:rFonts w:cs="Times New Roman" w:hint="eastAsia"/>
          <w:color w:val="000000" w:themeColor="text1"/>
          <w:szCs w:val="21"/>
        </w:rPr>
        <w:t xml:space="preserve"> </w:t>
      </w:r>
      <w:r w:rsidRPr="005C3F8C">
        <w:t xml:space="preserve">The Trilateral Treaty of Lasting Peace Among the State of Ragnell, the Federation of Balan, and the Kingdom of Aglovale 16 September 1958 (the </w:t>
      </w:r>
      <w:r>
        <w:t>‘</w:t>
      </w:r>
      <w:r w:rsidRPr="005C3F8C">
        <w:rPr>
          <w:b/>
          <w:bCs/>
        </w:rPr>
        <w:t>Treaty</w:t>
      </w:r>
      <w:r>
        <w:t>’</w:t>
      </w:r>
      <w:r w:rsidRPr="005C3F8C">
        <w:t xml:space="preserve"> or the </w:t>
      </w:r>
      <w:r>
        <w:t>‘</w:t>
      </w:r>
      <w:r w:rsidRPr="005C3F8C">
        <w:rPr>
          <w:b/>
          <w:bCs/>
        </w:rPr>
        <w:t>Peace Treaty</w:t>
      </w:r>
      <w:r>
        <w:t>’</w:t>
      </w:r>
      <w:r w:rsidRPr="005C3F8C">
        <w:t>)</w:t>
      </w:r>
    </w:p>
    <w:bookmarkEnd w:id="15"/>
    <w:p w14:paraId="34C0CD91" w14:textId="77777777" w:rsidR="00276662" w:rsidRDefault="00276662" w:rsidP="00B216D2">
      <w:pPr>
        <w:rPr>
          <w:rFonts w:cs="Times New Roman"/>
          <w:color w:val="000000" w:themeColor="text1"/>
          <w:szCs w:val="21"/>
        </w:rPr>
      </w:pPr>
    </w:p>
    <w:p w14:paraId="55A5209F" w14:textId="45488D42" w:rsidR="00CB4594" w:rsidRDefault="00276662" w:rsidP="00B216D2">
      <w:pPr>
        <w:rPr>
          <w:rFonts w:cs="Times New Roman"/>
          <w:color w:val="000000" w:themeColor="text1"/>
          <w:szCs w:val="21"/>
        </w:rPr>
      </w:pPr>
      <w:r>
        <w:rPr>
          <w:rFonts w:cs="Times New Roman" w:hint="eastAsia"/>
          <w:color w:val="000000" w:themeColor="text1"/>
          <w:szCs w:val="21"/>
        </w:rPr>
        <w:t>总之，如果</w:t>
      </w:r>
      <w:r>
        <w:rPr>
          <w:rFonts w:cs="Times New Roman" w:hint="eastAsia"/>
          <w:color w:val="000000" w:themeColor="text1"/>
          <w:szCs w:val="21"/>
        </w:rPr>
        <w:t>memo</w:t>
      </w:r>
      <w:r>
        <w:rPr>
          <w:rFonts w:cs="Times New Roman" w:hint="eastAsia"/>
          <w:color w:val="000000" w:themeColor="text1"/>
          <w:szCs w:val="21"/>
        </w:rPr>
        <w:t>里出现一个缩写但没有出现过全称，则一定是有问题的，哪怕是诸如</w:t>
      </w:r>
      <w:r>
        <w:rPr>
          <w:rFonts w:cs="Times New Roman" w:hint="eastAsia"/>
          <w:color w:val="000000" w:themeColor="text1"/>
          <w:szCs w:val="21"/>
        </w:rPr>
        <w:t>ICJ</w:t>
      </w:r>
      <w:r>
        <w:rPr>
          <w:rFonts w:cs="Times New Roman" w:hint="eastAsia"/>
          <w:color w:val="000000" w:themeColor="text1"/>
          <w:szCs w:val="21"/>
        </w:rPr>
        <w:t>这样人尽皆知的缩写。此外，</w:t>
      </w:r>
      <w:r w:rsidR="00AA78D5">
        <w:rPr>
          <w:rFonts w:cs="Times New Roman" w:hint="eastAsia"/>
          <w:color w:val="000000" w:themeColor="text1"/>
          <w:szCs w:val="21"/>
        </w:rPr>
        <w:t>在引注</w:t>
      </w:r>
      <w:r w:rsidR="00CB4594">
        <w:rPr>
          <w:rFonts w:cs="Times New Roman" w:hint="eastAsia"/>
          <w:color w:val="000000" w:themeColor="text1"/>
          <w:szCs w:val="21"/>
        </w:rPr>
        <w:t>内容中</w:t>
      </w:r>
      <w:r w:rsidR="00AA78D5">
        <w:rPr>
          <w:rFonts w:cs="Times New Roman" w:hint="eastAsia"/>
          <w:color w:val="000000" w:themeColor="text1"/>
          <w:szCs w:val="21"/>
        </w:rPr>
        <w:t>还存在两类缩写</w:t>
      </w:r>
      <w:r w:rsidR="00CB4594">
        <w:rPr>
          <w:rFonts w:cs="Times New Roman" w:hint="eastAsia"/>
          <w:color w:val="000000" w:themeColor="text1"/>
          <w:szCs w:val="21"/>
        </w:rPr>
        <w:t>：</w:t>
      </w:r>
    </w:p>
    <w:p w14:paraId="6B936FC0" w14:textId="77777777" w:rsidR="00CB4594" w:rsidRDefault="00CB4594" w:rsidP="00B216D2">
      <w:pPr>
        <w:rPr>
          <w:rFonts w:cs="Times New Roman"/>
          <w:color w:val="000000" w:themeColor="text1"/>
          <w:szCs w:val="21"/>
        </w:rPr>
      </w:pPr>
    </w:p>
    <w:p w14:paraId="224061AA" w14:textId="3AE1483E" w:rsidR="00AA78D5" w:rsidRDefault="00AA78D5" w:rsidP="00B216D2">
      <w:pPr>
        <w:rPr>
          <w:rFonts w:cs="Times New Roman"/>
          <w:color w:val="000000" w:themeColor="text1"/>
          <w:szCs w:val="21"/>
        </w:rPr>
      </w:pPr>
      <w:r>
        <w:rPr>
          <w:rFonts w:cs="Times New Roman" w:hint="eastAsia"/>
          <w:color w:val="000000" w:themeColor="text1"/>
          <w:szCs w:val="21"/>
        </w:rPr>
        <w:t>一类是常见缩写</w:t>
      </w:r>
    </w:p>
    <w:tbl>
      <w:tblPr>
        <w:tblStyle w:val="ab"/>
        <w:tblW w:w="0" w:type="auto"/>
        <w:tblLook w:val="04A0" w:firstRow="1" w:lastRow="0" w:firstColumn="1" w:lastColumn="0" w:noHBand="0" w:noVBand="1"/>
      </w:tblPr>
      <w:tblGrid>
        <w:gridCol w:w="2036"/>
        <w:gridCol w:w="2127"/>
      </w:tblGrid>
      <w:tr w:rsidR="00AA78D5" w14:paraId="145C1E33" w14:textId="77777777" w:rsidTr="00CB4594">
        <w:tc>
          <w:tcPr>
            <w:tcW w:w="2036" w:type="dxa"/>
          </w:tcPr>
          <w:p w14:paraId="40343F91" w14:textId="6490C32A" w:rsidR="00AA78D5" w:rsidRPr="00CB4594" w:rsidRDefault="00AA78D5" w:rsidP="00B216D2">
            <w:pPr>
              <w:rPr>
                <w:rFonts w:cs="Times New Roman"/>
                <w:b/>
                <w:bCs/>
                <w:color w:val="000000" w:themeColor="text1"/>
                <w:szCs w:val="21"/>
              </w:rPr>
            </w:pPr>
            <w:r w:rsidRPr="00CB4594">
              <w:rPr>
                <w:rFonts w:cs="Times New Roman" w:hint="eastAsia"/>
                <w:b/>
                <w:bCs/>
                <w:color w:val="000000" w:themeColor="text1"/>
                <w:szCs w:val="21"/>
              </w:rPr>
              <w:lastRenderedPageBreak/>
              <w:t>全文</w:t>
            </w:r>
          </w:p>
        </w:tc>
        <w:tc>
          <w:tcPr>
            <w:tcW w:w="2127" w:type="dxa"/>
          </w:tcPr>
          <w:p w14:paraId="2F7771F9" w14:textId="7A001C6D" w:rsidR="00AA78D5" w:rsidRPr="00CB4594" w:rsidRDefault="00AA78D5" w:rsidP="00B216D2">
            <w:pPr>
              <w:rPr>
                <w:rFonts w:cs="Times New Roman"/>
                <w:b/>
                <w:bCs/>
                <w:color w:val="000000" w:themeColor="text1"/>
                <w:szCs w:val="21"/>
              </w:rPr>
            </w:pPr>
            <w:r w:rsidRPr="00CB4594">
              <w:rPr>
                <w:rFonts w:cs="Times New Roman" w:hint="eastAsia"/>
                <w:b/>
                <w:bCs/>
                <w:color w:val="000000" w:themeColor="text1"/>
                <w:szCs w:val="21"/>
              </w:rPr>
              <w:t>缩写</w:t>
            </w:r>
          </w:p>
        </w:tc>
      </w:tr>
      <w:tr w:rsidR="007879C2" w14:paraId="40D31CEC" w14:textId="77777777" w:rsidTr="00CB4594">
        <w:tc>
          <w:tcPr>
            <w:tcW w:w="2036" w:type="dxa"/>
          </w:tcPr>
          <w:p w14:paraId="587FF71D" w14:textId="6A4BB88B" w:rsidR="007879C2" w:rsidRPr="00480317" w:rsidRDefault="00480317" w:rsidP="00B216D2">
            <w:pPr>
              <w:rPr>
                <w:rFonts w:cs="Times New Roman"/>
                <w:color w:val="000000" w:themeColor="text1"/>
                <w:szCs w:val="21"/>
                <w:highlight w:val="yellow"/>
              </w:rPr>
            </w:pPr>
            <w:del w:id="16" w:author="Han Chi" w:date="2023-04-30T00:07:00Z">
              <w:r w:rsidDel="00D62F4B">
                <w:rPr>
                  <w:rFonts w:cs="Times New Roman"/>
                  <w:color w:val="000000" w:themeColor="text1"/>
                  <w:szCs w:val="21"/>
                  <w:highlight w:val="yellow"/>
                </w:rPr>
                <w:delText>X</w:delText>
              </w:r>
              <w:r w:rsidDel="00D62F4B">
                <w:rPr>
                  <w:rFonts w:cs="Times New Roman" w:hint="eastAsia"/>
                  <w:color w:val="000000" w:themeColor="text1"/>
                  <w:szCs w:val="21"/>
                  <w:highlight w:val="yellow"/>
                </w:rPr>
                <w:delText>xxx</w:delText>
              </w:r>
            </w:del>
            <w:ins w:id="17" w:author="Han Chi" w:date="2023-04-30T00:07:00Z">
              <w:r w:rsidR="00D62F4B">
                <w:rPr>
                  <w:rFonts w:cs="Times New Roman" w:hint="eastAsia"/>
                  <w:color w:val="000000" w:themeColor="text1"/>
                  <w:szCs w:val="21"/>
                  <w:highlight w:val="yellow"/>
                </w:rPr>
                <w:t>e</w:t>
              </w:r>
              <w:r w:rsidR="00D62F4B">
                <w:rPr>
                  <w:rFonts w:cs="Times New Roman"/>
                  <w:color w:val="000000" w:themeColor="text1"/>
                  <w:szCs w:val="21"/>
                  <w:highlight w:val="yellow"/>
                </w:rPr>
                <w:t>ditor/editors</w:t>
              </w:r>
            </w:ins>
          </w:p>
        </w:tc>
        <w:tc>
          <w:tcPr>
            <w:tcW w:w="2127" w:type="dxa"/>
          </w:tcPr>
          <w:p w14:paraId="4038098C" w14:textId="5FBDD1A3" w:rsidR="007879C2" w:rsidRPr="00480317" w:rsidRDefault="007879C2" w:rsidP="00B216D2">
            <w:pPr>
              <w:rPr>
                <w:rFonts w:cs="Times New Roman"/>
                <w:b/>
                <w:bCs/>
                <w:color w:val="000000" w:themeColor="text1"/>
                <w:szCs w:val="21"/>
                <w:highlight w:val="yellow"/>
              </w:rPr>
            </w:pPr>
            <w:r w:rsidRPr="00480317">
              <w:rPr>
                <w:rFonts w:cs="Times New Roman" w:hint="eastAsia"/>
                <w:color w:val="000000" w:themeColor="text1"/>
                <w:szCs w:val="21"/>
                <w:highlight w:val="yellow"/>
              </w:rPr>
              <w:t>ed</w:t>
            </w:r>
            <w:r w:rsidRPr="00480317">
              <w:rPr>
                <w:rFonts w:cs="Times New Roman"/>
                <w:color w:val="000000" w:themeColor="text1"/>
                <w:szCs w:val="21"/>
                <w:highlight w:val="yellow"/>
              </w:rPr>
              <w:t>/</w:t>
            </w:r>
            <w:r w:rsidRPr="00480317">
              <w:rPr>
                <w:rFonts w:cs="Times New Roman" w:hint="eastAsia"/>
                <w:color w:val="000000" w:themeColor="text1"/>
                <w:szCs w:val="21"/>
                <w:highlight w:val="yellow"/>
              </w:rPr>
              <w:t>eds</w:t>
            </w:r>
          </w:p>
        </w:tc>
      </w:tr>
      <w:tr w:rsidR="007879C2" w14:paraId="11623F62" w14:textId="77777777" w:rsidTr="00CB4594">
        <w:tc>
          <w:tcPr>
            <w:tcW w:w="2036" w:type="dxa"/>
          </w:tcPr>
          <w:p w14:paraId="68214DC5" w14:textId="5BDCADA8" w:rsidR="007879C2" w:rsidRPr="00480317" w:rsidRDefault="00480317" w:rsidP="00B216D2">
            <w:pPr>
              <w:rPr>
                <w:rFonts w:cs="Times New Roman"/>
                <w:color w:val="000000" w:themeColor="text1"/>
                <w:szCs w:val="21"/>
                <w:highlight w:val="yellow"/>
              </w:rPr>
            </w:pPr>
            <w:del w:id="18" w:author="Han Chi" w:date="2023-04-30T00:07:00Z">
              <w:r w:rsidDel="00D62F4B">
                <w:rPr>
                  <w:rFonts w:cs="Times New Roman"/>
                  <w:color w:val="000000" w:themeColor="text1"/>
                  <w:szCs w:val="21"/>
                  <w:highlight w:val="yellow"/>
                </w:rPr>
                <w:delText>X</w:delText>
              </w:r>
              <w:r w:rsidDel="00D62F4B">
                <w:rPr>
                  <w:rFonts w:cs="Times New Roman" w:hint="eastAsia"/>
                  <w:color w:val="000000" w:themeColor="text1"/>
                  <w:szCs w:val="21"/>
                  <w:highlight w:val="yellow"/>
                </w:rPr>
                <w:delText>xxx</w:delText>
              </w:r>
            </w:del>
            <w:ins w:id="19" w:author="Han Chi" w:date="2023-04-30T00:07:00Z">
              <w:r w:rsidR="00D62F4B">
                <w:rPr>
                  <w:rFonts w:cs="Times New Roman"/>
                  <w:color w:val="000000" w:themeColor="text1"/>
                  <w:szCs w:val="21"/>
                  <w:highlight w:val="yellow"/>
                </w:rPr>
                <w:t>edition</w:t>
              </w:r>
            </w:ins>
          </w:p>
        </w:tc>
        <w:tc>
          <w:tcPr>
            <w:tcW w:w="2127" w:type="dxa"/>
          </w:tcPr>
          <w:p w14:paraId="60B16AFC" w14:textId="5ED42AC0" w:rsidR="007879C2" w:rsidRPr="00480317" w:rsidRDefault="007879C2" w:rsidP="00B216D2">
            <w:pPr>
              <w:rPr>
                <w:rFonts w:cs="Times New Roman"/>
                <w:b/>
                <w:bCs/>
                <w:color w:val="000000" w:themeColor="text1"/>
                <w:szCs w:val="21"/>
                <w:highlight w:val="yellow"/>
              </w:rPr>
            </w:pPr>
            <w:r w:rsidRPr="00480317">
              <w:rPr>
                <w:rFonts w:cs="Times New Roman" w:hint="eastAsia"/>
                <w:color w:val="000000" w:themeColor="text1"/>
                <w:szCs w:val="21"/>
                <w:highlight w:val="yellow"/>
              </w:rPr>
              <w:t>edn</w:t>
            </w:r>
          </w:p>
        </w:tc>
      </w:tr>
      <w:tr w:rsidR="007879C2" w14:paraId="68A04A78" w14:textId="77777777" w:rsidTr="00CB4594">
        <w:tc>
          <w:tcPr>
            <w:tcW w:w="2036" w:type="dxa"/>
          </w:tcPr>
          <w:p w14:paraId="33AE5380" w14:textId="23AFD0EF" w:rsidR="007879C2" w:rsidRDefault="007879C2" w:rsidP="00B216D2">
            <w:pPr>
              <w:rPr>
                <w:rFonts w:cs="Times New Roman"/>
                <w:color w:val="000000" w:themeColor="text1"/>
                <w:szCs w:val="21"/>
              </w:rPr>
            </w:pPr>
            <w:r>
              <w:t>volume</w:t>
            </w:r>
          </w:p>
        </w:tc>
        <w:tc>
          <w:tcPr>
            <w:tcW w:w="2127" w:type="dxa"/>
          </w:tcPr>
          <w:p w14:paraId="41C61F01" w14:textId="2AEF22FD" w:rsidR="007879C2" w:rsidRPr="00CB4594" w:rsidRDefault="007879C2" w:rsidP="00B216D2">
            <w:pPr>
              <w:rPr>
                <w:rFonts w:cs="Times New Roman"/>
                <w:b/>
                <w:bCs/>
                <w:color w:val="000000" w:themeColor="text1"/>
                <w:szCs w:val="21"/>
              </w:rPr>
            </w:pPr>
            <w:r>
              <w:t>vol</w:t>
            </w:r>
          </w:p>
        </w:tc>
      </w:tr>
      <w:tr w:rsidR="007879C2" w14:paraId="19F4BC29" w14:textId="77777777" w:rsidTr="00CB4594">
        <w:tc>
          <w:tcPr>
            <w:tcW w:w="2036" w:type="dxa"/>
          </w:tcPr>
          <w:p w14:paraId="2CFF3B9B" w14:textId="21E468E7" w:rsidR="007879C2" w:rsidRDefault="007879C2" w:rsidP="00B216D2">
            <w:pPr>
              <w:rPr>
                <w:rFonts w:cs="Times New Roman"/>
                <w:color w:val="000000" w:themeColor="text1"/>
                <w:szCs w:val="21"/>
              </w:rPr>
            </w:pPr>
            <w:r>
              <w:t>part</w:t>
            </w:r>
          </w:p>
        </w:tc>
        <w:tc>
          <w:tcPr>
            <w:tcW w:w="2127" w:type="dxa"/>
          </w:tcPr>
          <w:p w14:paraId="569E822C" w14:textId="59F3C0E2" w:rsidR="007879C2" w:rsidRDefault="007879C2" w:rsidP="00B216D2">
            <w:pPr>
              <w:rPr>
                <w:rFonts w:cs="Times New Roman"/>
                <w:color w:val="000000" w:themeColor="text1"/>
                <w:szCs w:val="21"/>
              </w:rPr>
            </w:pPr>
            <w:r>
              <w:rPr>
                <w:rFonts w:cs="Times New Roman" w:hint="eastAsia"/>
                <w:color w:val="000000" w:themeColor="text1"/>
                <w:szCs w:val="21"/>
              </w:rPr>
              <w:t>pt</w:t>
            </w:r>
          </w:p>
        </w:tc>
      </w:tr>
      <w:tr w:rsidR="007879C2" w14:paraId="5016BAEC" w14:textId="77777777" w:rsidTr="00CB4594">
        <w:tc>
          <w:tcPr>
            <w:tcW w:w="2036" w:type="dxa"/>
          </w:tcPr>
          <w:p w14:paraId="5CE33321" w14:textId="418EB20A" w:rsidR="007879C2" w:rsidRDefault="007879C2" w:rsidP="00B216D2">
            <w:pPr>
              <w:rPr>
                <w:rFonts w:cs="Times New Roman"/>
                <w:color w:val="000000" w:themeColor="text1"/>
                <w:szCs w:val="21"/>
              </w:rPr>
            </w:pPr>
            <w:r>
              <w:t>chapter</w:t>
            </w:r>
          </w:p>
        </w:tc>
        <w:tc>
          <w:tcPr>
            <w:tcW w:w="2127" w:type="dxa"/>
          </w:tcPr>
          <w:p w14:paraId="132D68B6" w14:textId="306F5119" w:rsidR="007879C2" w:rsidRDefault="007879C2" w:rsidP="00B216D2">
            <w:pPr>
              <w:rPr>
                <w:rFonts w:cs="Times New Roman"/>
                <w:color w:val="000000" w:themeColor="text1"/>
                <w:szCs w:val="21"/>
              </w:rPr>
            </w:pPr>
            <w:r>
              <w:rPr>
                <w:rFonts w:cs="Times New Roman" w:hint="eastAsia"/>
                <w:color w:val="000000" w:themeColor="text1"/>
                <w:szCs w:val="21"/>
              </w:rPr>
              <w:t>ch</w:t>
            </w:r>
          </w:p>
        </w:tc>
      </w:tr>
      <w:tr w:rsidR="007879C2" w14:paraId="389DE186" w14:textId="77777777" w:rsidTr="00CB4594">
        <w:tc>
          <w:tcPr>
            <w:tcW w:w="2036" w:type="dxa"/>
          </w:tcPr>
          <w:p w14:paraId="130DE167" w14:textId="084C2AD4" w:rsidR="007879C2" w:rsidRDefault="007879C2" w:rsidP="00B216D2">
            <w:pPr>
              <w:rPr>
                <w:rFonts w:cs="Times New Roman"/>
                <w:color w:val="000000" w:themeColor="text1"/>
                <w:szCs w:val="21"/>
              </w:rPr>
            </w:pPr>
            <w:r>
              <w:rPr>
                <w:rFonts w:hint="eastAsia"/>
              </w:rPr>
              <w:t>p</w:t>
            </w:r>
            <w:r>
              <w:t>age/pages</w:t>
            </w:r>
          </w:p>
        </w:tc>
        <w:tc>
          <w:tcPr>
            <w:tcW w:w="2127" w:type="dxa"/>
          </w:tcPr>
          <w:p w14:paraId="168CF4F4" w14:textId="2A2DF6B4" w:rsidR="007879C2" w:rsidRDefault="007879C2" w:rsidP="00B216D2">
            <w:pPr>
              <w:rPr>
                <w:rFonts w:cs="Times New Roman"/>
                <w:color w:val="000000" w:themeColor="text1"/>
                <w:szCs w:val="21"/>
              </w:rPr>
            </w:pPr>
            <w:r>
              <w:rPr>
                <w:rFonts w:cs="Times New Roman" w:hint="eastAsia"/>
                <w:color w:val="000000" w:themeColor="text1"/>
                <w:szCs w:val="21"/>
              </w:rPr>
              <w:t>p</w:t>
            </w:r>
            <w:r>
              <w:rPr>
                <w:rFonts w:cs="Times New Roman"/>
                <w:color w:val="000000" w:themeColor="text1"/>
                <w:szCs w:val="21"/>
              </w:rPr>
              <w:t>/pp</w:t>
            </w:r>
          </w:p>
        </w:tc>
      </w:tr>
      <w:tr w:rsidR="007879C2" w14:paraId="6518A257" w14:textId="77777777" w:rsidTr="00CB4594">
        <w:tc>
          <w:tcPr>
            <w:tcW w:w="2036" w:type="dxa"/>
          </w:tcPr>
          <w:p w14:paraId="1BE1A3F4" w14:textId="7718072C" w:rsidR="007879C2" w:rsidRDefault="007879C2" w:rsidP="00CB4594">
            <w:pPr>
              <w:rPr>
                <w:rFonts w:cs="Times New Roman"/>
                <w:color w:val="000000" w:themeColor="text1"/>
                <w:szCs w:val="21"/>
              </w:rPr>
            </w:pPr>
            <w:r>
              <w:rPr>
                <w:rFonts w:hint="eastAsia"/>
              </w:rPr>
              <w:t>p</w:t>
            </w:r>
            <w:r>
              <w:t>aragraph/paragraphs</w:t>
            </w:r>
          </w:p>
        </w:tc>
        <w:tc>
          <w:tcPr>
            <w:tcW w:w="2127" w:type="dxa"/>
          </w:tcPr>
          <w:p w14:paraId="3A5B8C0D" w14:textId="52C1EF10" w:rsidR="007879C2" w:rsidRDefault="007879C2" w:rsidP="00CB4594">
            <w:pPr>
              <w:rPr>
                <w:rFonts w:cs="Times New Roman"/>
                <w:color w:val="000000" w:themeColor="text1"/>
                <w:szCs w:val="21"/>
              </w:rPr>
            </w:pPr>
            <w:r>
              <w:rPr>
                <w:rFonts w:cs="Times New Roman" w:hint="eastAsia"/>
                <w:color w:val="000000" w:themeColor="text1"/>
                <w:szCs w:val="21"/>
              </w:rPr>
              <w:t>p</w:t>
            </w:r>
            <w:r>
              <w:rPr>
                <w:rFonts w:cs="Times New Roman"/>
                <w:color w:val="000000" w:themeColor="text1"/>
                <w:szCs w:val="21"/>
              </w:rPr>
              <w:t>ara/paras</w:t>
            </w:r>
            <w:r>
              <w:rPr>
                <w:rFonts w:cs="Times New Roman" w:hint="eastAsia"/>
                <w:color w:val="000000" w:themeColor="text1"/>
                <w:szCs w:val="21"/>
              </w:rPr>
              <w:t xml:space="preserve"> </w:t>
            </w:r>
            <w:r>
              <w:rPr>
                <w:rFonts w:cs="Times New Roman"/>
                <w:color w:val="000000" w:themeColor="text1"/>
                <w:szCs w:val="21"/>
              </w:rPr>
              <w:t>(</w:t>
            </w:r>
            <w:r w:rsidRPr="00403325">
              <w:rPr>
                <w:rFonts w:cs="Times New Roman"/>
              </w:rPr>
              <w:t>¶</w:t>
            </w:r>
            <w:r>
              <w:rPr>
                <w:rFonts w:cs="Times New Roman"/>
              </w:rPr>
              <w:t xml:space="preserve"> / </w:t>
            </w:r>
            <w:r w:rsidRPr="00403325">
              <w:rPr>
                <w:rFonts w:cs="Times New Roman"/>
              </w:rPr>
              <w:t>¶¶</w:t>
            </w:r>
            <w:r>
              <w:rPr>
                <w:rFonts w:cs="Times New Roman"/>
                <w:color w:val="000000" w:themeColor="text1"/>
                <w:szCs w:val="21"/>
              </w:rPr>
              <w:t>)</w:t>
            </w:r>
          </w:p>
        </w:tc>
      </w:tr>
    </w:tbl>
    <w:p w14:paraId="4DCBC2EC" w14:textId="531EF13C" w:rsidR="005C3F8C" w:rsidRDefault="005C3F8C" w:rsidP="00B216D2">
      <w:pPr>
        <w:rPr>
          <w:rFonts w:cs="Times New Roman"/>
          <w:color w:val="000000" w:themeColor="text1"/>
          <w:szCs w:val="21"/>
        </w:rPr>
      </w:pPr>
    </w:p>
    <w:p w14:paraId="600049F9" w14:textId="57BD6DED" w:rsidR="00CB4594" w:rsidRDefault="00AA78D5" w:rsidP="00B216D2">
      <w:pPr>
        <w:rPr>
          <w:rFonts w:cs="Times New Roman"/>
          <w:color w:val="000000" w:themeColor="text1"/>
          <w:szCs w:val="21"/>
        </w:rPr>
      </w:pPr>
      <w:r>
        <w:rPr>
          <w:rFonts w:cs="Times New Roman" w:hint="eastAsia"/>
          <w:color w:val="000000" w:themeColor="text1"/>
          <w:szCs w:val="21"/>
        </w:rPr>
        <w:t>另一类是特定期刊、出版社等的缩写，</w:t>
      </w:r>
      <w:r w:rsidR="00CB4594">
        <w:rPr>
          <w:rFonts w:cs="Times New Roman" w:hint="eastAsia"/>
          <w:color w:val="000000" w:themeColor="text1"/>
          <w:szCs w:val="21"/>
        </w:rPr>
        <w:t>这种缩写的形式因你所采用的引注格式而有区别。如前所述，</w:t>
      </w:r>
      <w:r w:rsidR="00CB4594">
        <w:rPr>
          <w:rFonts w:cs="Times New Roman" w:hint="eastAsia"/>
          <w:color w:val="000000" w:themeColor="text1"/>
          <w:szCs w:val="21"/>
        </w:rPr>
        <w:t>OSCOLA</w:t>
      </w:r>
      <w:r w:rsidR="00CB4594">
        <w:rPr>
          <w:rFonts w:cs="Times New Roman" w:hint="eastAsia"/>
          <w:color w:val="000000" w:themeColor="text1"/>
          <w:szCs w:val="21"/>
        </w:rPr>
        <w:t>有自己的缩写规则</w:t>
      </w:r>
    </w:p>
    <w:p w14:paraId="7D04B8C2" w14:textId="77777777" w:rsidR="00CB4594" w:rsidRDefault="00CB4594" w:rsidP="00B216D2">
      <w:pPr>
        <w:rPr>
          <w:rFonts w:cs="Times New Roman"/>
          <w:color w:val="000000" w:themeColor="text1"/>
          <w:szCs w:val="21"/>
        </w:rPr>
      </w:pPr>
    </w:p>
    <w:p w14:paraId="65195FFD" w14:textId="0622B84B" w:rsidR="00AA78D5" w:rsidRDefault="00AA78D5" w:rsidP="00B216D2">
      <w:pPr>
        <w:rPr>
          <w:rFonts w:cs="Times New Roman"/>
          <w:color w:val="000000" w:themeColor="text1"/>
          <w:szCs w:val="21"/>
        </w:rPr>
      </w:pPr>
      <w:r>
        <w:rPr>
          <w:rFonts w:cs="Times New Roman" w:hint="eastAsia"/>
          <w:color w:val="000000" w:themeColor="text1"/>
          <w:szCs w:val="21"/>
        </w:rPr>
        <w:t>缩写内容因你采用的引注格式而有区别</w:t>
      </w:r>
      <w:r w:rsidR="00BB3C60">
        <w:rPr>
          <w:rFonts w:cs="Times New Roman" w:hint="eastAsia"/>
          <w:color w:val="000000" w:themeColor="text1"/>
          <w:szCs w:val="21"/>
        </w:rPr>
        <w:t>。如前所述，</w:t>
      </w:r>
      <w:r w:rsidR="00BB3C60">
        <w:rPr>
          <w:rFonts w:cs="Times New Roman" w:hint="eastAsia"/>
          <w:color w:val="000000" w:themeColor="text1"/>
          <w:szCs w:val="21"/>
        </w:rPr>
        <w:t>OSCOLA</w:t>
      </w:r>
      <w:r w:rsidR="00BB3C60">
        <w:rPr>
          <w:rFonts w:cs="Times New Roman" w:hint="eastAsia"/>
          <w:color w:val="000000" w:themeColor="text1"/>
          <w:szCs w:val="21"/>
        </w:rPr>
        <w:t>有自己的缩写规则，参见《官方手册》第</w:t>
      </w:r>
      <w:r w:rsidR="00BB3C60">
        <w:rPr>
          <w:rFonts w:cs="Times New Roman" w:hint="eastAsia"/>
          <w:color w:val="000000" w:themeColor="text1"/>
          <w:szCs w:val="21"/>
        </w:rPr>
        <w:t>4</w:t>
      </w:r>
      <w:r w:rsidR="00BB3C60">
        <w:rPr>
          <w:rFonts w:cs="Times New Roman"/>
          <w:color w:val="000000" w:themeColor="text1"/>
          <w:szCs w:val="21"/>
        </w:rPr>
        <w:t>.2</w:t>
      </w:r>
      <w:r w:rsidR="00BB3C60">
        <w:rPr>
          <w:rFonts w:cs="Times New Roman" w:hint="eastAsia"/>
          <w:color w:val="000000" w:themeColor="text1"/>
          <w:szCs w:val="21"/>
        </w:rPr>
        <w:t>节：</w:t>
      </w:r>
    </w:p>
    <w:p w14:paraId="316AA757" w14:textId="5759CABE" w:rsidR="00AA78D5" w:rsidRPr="00AA78D5" w:rsidRDefault="00BB3C60" w:rsidP="00B216D2">
      <w:pPr>
        <w:rPr>
          <w:rFonts w:cs="Times New Roman"/>
          <w:color w:val="000000" w:themeColor="text1"/>
          <w:szCs w:val="21"/>
        </w:rPr>
      </w:pPr>
      <w:r>
        <w:rPr>
          <w:rFonts w:cs="Times New Roman" w:hint="eastAsia"/>
          <w:noProof/>
          <w:color w:val="000000" w:themeColor="text1"/>
          <w:szCs w:val="21"/>
        </w:rPr>
        <w:drawing>
          <wp:inline distT="0" distB="0" distL="0" distR="0" wp14:anchorId="2AC3BD08" wp14:editId="0B191447">
            <wp:extent cx="4337462" cy="2306171"/>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79812" cy="2328688"/>
                    </a:xfrm>
                    <a:prstGeom prst="rect">
                      <a:avLst/>
                    </a:prstGeom>
                  </pic:spPr>
                </pic:pic>
              </a:graphicData>
            </a:graphic>
          </wp:inline>
        </w:drawing>
      </w:r>
    </w:p>
    <w:p w14:paraId="4F7BDA52" w14:textId="77777777" w:rsidR="00CB4594" w:rsidRDefault="00CB4594" w:rsidP="00B216D2">
      <w:pPr>
        <w:rPr>
          <w:rFonts w:cs="Times New Roman"/>
          <w:color w:val="000000" w:themeColor="text1"/>
          <w:szCs w:val="21"/>
        </w:rPr>
      </w:pPr>
    </w:p>
    <w:p w14:paraId="7F42CDB3" w14:textId="132BB6F8" w:rsidR="00F34DE0" w:rsidRDefault="00F34DE0" w:rsidP="00B216D2">
      <w:pPr>
        <w:rPr>
          <w:rFonts w:cs="Times New Roman"/>
          <w:color w:val="000000" w:themeColor="text1"/>
          <w:szCs w:val="21"/>
        </w:rPr>
      </w:pPr>
      <w:r w:rsidRPr="00F34DE0">
        <w:rPr>
          <w:rFonts w:cs="Times New Roman" w:hint="eastAsia"/>
          <w:color w:val="000000" w:themeColor="text1"/>
          <w:szCs w:val="21"/>
        </w:rPr>
        <w:t>（</w:t>
      </w:r>
      <w:r w:rsidR="00BC34C1">
        <w:rPr>
          <w:rFonts w:cs="Times New Roman"/>
          <w:color w:val="000000" w:themeColor="text1"/>
          <w:szCs w:val="21"/>
        </w:rPr>
        <w:t>2</w:t>
      </w:r>
      <w:r w:rsidRPr="00F34DE0">
        <w:rPr>
          <w:rFonts w:cs="Times New Roman" w:hint="eastAsia"/>
          <w:color w:val="000000" w:themeColor="text1"/>
          <w:szCs w:val="21"/>
        </w:rPr>
        <w:t>）交叉引用</w:t>
      </w:r>
      <w:r w:rsidR="00E1001F">
        <w:rPr>
          <w:rFonts w:cs="Times New Roman" w:hint="eastAsia"/>
          <w:color w:val="000000" w:themeColor="text1"/>
          <w:szCs w:val="21"/>
        </w:rPr>
        <w:t>（</w:t>
      </w:r>
      <w:r w:rsidR="00E1001F">
        <w:rPr>
          <w:rFonts w:cs="Times New Roman" w:hint="eastAsia"/>
          <w:color w:val="000000" w:themeColor="text1"/>
          <w:szCs w:val="21"/>
        </w:rPr>
        <w:t>cross</w:t>
      </w:r>
      <w:r w:rsidR="00E1001F">
        <w:rPr>
          <w:rFonts w:cs="Times New Roman"/>
          <w:color w:val="000000" w:themeColor="text1"/>
          <w:szCs w:val="21"/>
        </w:rPr>
        <w:t>-</w:t>
      </w:r>
      <w:r w:rsidR="00E1001F">
        <w:rPr>
          <w:rFonts w:cs="Times New Roman" w:hint="eastAsia"/>
          <w:color w:val="000000" w:themeColor="text1"/>
          <w:szCs w:val="21"/>
        </w:rPr>
        <w:t>reference</w:t>
      </w:r>
      <w:r w:rsidR="00E1001F">
        <w:rPr>
          <w:rFonts w:cs="Times New Roman" w:hint="eastAsia"/>
          <w:color w:val="000000" w:themeColor="text1"/>
          <w:szCs w:val="21"/>
        </w:rPr>
        <w:t>）</w:t>
      </w:r>
    </w:p>
    <w:p w14:paraId="091BC671" w14:textId="77777777" w:rsidR="00E1001F" w:rsidRDefault="00E1001F" w:rsidP="00B216D2">
      <w:pPr>
        <w:rPr>
          <w:ins w:id="20" w:author="Han Chi" w:date="2023-04-30T00:07:00Z"/>
          <w:rFonts w:cs="Times New Roman"/>
          <w:color w:val="000000" w:themeColor="text1"/>
          <w:szCs w:val="21"/>
        </w:rPr>
      </w:pPr>
    </w:p>
    <w:p w14:paraId="3662BC25" w14:textId="77777777" w:rsidR="009267B9" w:rsidRDefault="009267B9" w:rsidP="00B216D2">
      <w:pPr>
        <w:rPr>
          <w:ins w:id="21" w:author="Han Chi" w:date="2023-04-30T00:11:00Z"/>
          <w:rFonts w:cs="Times New Roman"/>
          <w:color w:val="000000" w:themeColor="text1"/>
          <w:szCs w:val="21"/>
        </w:rPr>
      </w:pPr>
      <w:ins w:id="22" w:author="Han Chi" w:date="2023-04-30T00:08:00Z">
        <w:r>
          <w:rPr>
            <w:rFonts w:cs="Times New Roman" w:hint="eastAsia"/>
            <w:color w:val="000000" w:themeColor="text1"/>
            <w:szCs w:val="21"/>
          </w:rPr>
          <w:t>交叉引用有两种方式</w:t>
        </w:r>
      </w:ins>
      <w:ins w:id="23" w:author="Han Chi" w:date="2023-04-30T00:11:00Z">
        <w:r>
          <w:rPr>
            <w:rFonts w:cs="Times New Roman" w:hint="eastAsia"/>
            <w:color w:val="000000" w:themeColor="text1"/>
            <w:szCs w:val="21"/>
          </w:rPr>
          <w:t>。</w:t>
        </w:r>
      </w:ins>
    </w:p>
    <w:p w14:paraId="1E56667A" w14:textId="633C3797" w:rsidR="009267B9" w:rsidRDefault="009267B9" w:rsidP="00B216D2">
      <w:pPr>
        <w:rPr>
          <w:ins w:id="24" w:author="Han Chi" w:date="2023-04-30T00:11:00Z"/>
          <w:rFonts w:cs="Times New Roman"/>
          <w:color w:val="000000" w:themeColor="text1"/>
          <w:szCs w:val="21"/>
        </w:rPr>
      </w:pPr>
      <w:ins w:id="25" w:author="Han Chi" w:date="2023-04-30T00:08:00Z">
        <w:r>
          <w:rPr>
            <w:rFonts w:cs="Times New Roman" w:hint="eastAsia"/>
            <w:color w:val="000000" w:themeColor="text1"/>
            <w:szCs w:val="21"/>
          </w:rPr>
          <w:t>第一种方式是“缩写式”，即在需要多次</w:t>
        </w:r>
      </w:ins>
      <w:ins w:id="26" w:author="Han Chi" w:date="2023-04-30T00:09:00Z">
        <w:r>
          <w:rPr>
            <w:rFonts w:cs="Times New Roman" w:hint="eastAsia"/>
            <w:color w:val="000000" w:themeColor="text1"/>
            <w:szCs w:val="21"/>
          </w:rPr>
          <w:t>重复援引</w:t>
        </w:r>
      </w:ins>
      <w:ins w:id="27" w:author="Han Chi" w:date="2023-04-30T00:08:00Z">
        <w:r>
          <w:rPr>
            <w:rFonts w:cs="Times New Roman" w:hint="eastAsia"/>
            <w:color w:val="000000" w:themeColor="text1"/>
            <w:szCs w:val="21"/>
          </w:rPr>
          <w:t>文件</w:t>
        </w:r>
      </w:ins>
      <w:ins w:id="28" w:author="Han Chi" w:date="2023-04-30T00:09:00Z">
        <w:r>
          <w:rPr>
            <w:rFonts w:cs="Times New Roman" w:hint="eastAsia"/>
            <w:color w:val="000000" w:themeColor="text1"/>
            <w:szCs w:val="21"/>
          </w:rPr>
          <w:t>名称</w:t>
        </w:r>
      </w:ins>
      <w:ins w:id="29" w:author="Han Chi" w:date="2023-04-30T00:08:00Z">
        <w:r>
          <w:rPr>
            <w:rFonts w:cs="Times New Roman" w:hint="eastAsia"/>
            <w:color w:val="000000" w:themeColor="text1"/>
            <w:szCs w:val="21"/>
          </w:rPr>
          <w:t>、国际组织名称等</w:t>
        </w:r>
      </w:ins>
      <w:ins w:id="30" w:author="Han Chi" w:date="2023-04-30T00:09:00Z">
        <w:r>
          <w:rPr>
            <w:rFonts w:cs="Times New Roman" w:hint="eastAsia"/>
            <w:color w:val="000000" w:themeColor="text1"/>
            <w:szCs w:val="21"/>
          </w:rPr>
          <w:t>第一次出现时，给出特定文献名称的缩写，并在之后的表述中均采用这样的缩写，如联合国国际法院</w:t>
        </w:r>
        <w:r>
          <w:rPr>
            <w:rFonts w:cs="Times New Roman"/>
            <w:color w:val="000000" w:themeColor="text1"/>
            <w:szCs w:val="21"/>
          </w:rPr>
          <w:t>International Court of Justice</w:t>
        </w:r>
        <w:r>
          <w:rPr>
            <w:rFonts w:cs="Times New Roman" w:hint="eastAsia"/>
            <w:color w:val="000000" w:themeColor="text1"/>
            <w:szCs w:val="21"/>
          </w:rPr>
          <w:t>，在</w:t>
        </w:r>
      </w:ins>
      <w:ins w:id="31" w:author="Han Chi" w:date="2023-04-30T00:10:00Z">
        <w:r>
          <w:rPr>
            <w:rFonts w:cs="Times New Roman" w:hint="eastAsia"/>
            <w:color w:val="000000" w:themeColor="text1"/>
            <w:szCs w:val="21"/>
          </w:rPr>
          <w:t>首次出现时可以作出缩写说明：</w:t>
        </w:r>
        <w:r>
          <w:rPr>
            <w:rFonts w:cs="Times New Roman"/>
            <w:color w:val="000000" w:themeColor="text1"/>
            <w:szCs w:val="21"/>
          </w:rPr>
          <w:t>… International Court of Justice (hereinafter referred as to ‘ICJ’) …</w:t>
        </w:r>
        <w:r>
          <w:rPr>
            <w:rFonts w:cs="Times New Roman" w:hint="eastAsia"/>
            <w:color w:val="000000" w:themeColor="text1"/>
            <w:szCs w:val="21"/>
          </w:rPr>
          <w:t>，那么当再次出现国际法院时，就可以使用</w:t>
        </w:r>
        <w:r>
          <w:rPr>
            <w:rFonts w:cs="Times New Roman" w:hint="eastAsia"/>
            <w:color w:val="000000" w:themeColor="text1"/>
            <w:szCs w:val="21"/>
          </w:rPr>
          <w:t>ICJ</w:t>
        </w:r>
        <w:r>
          <w:rPr>
            <w:rFonts w:cs="Times New Roman" w:hint="eastAsia"/>
            <w:color w:val="000000" w:themeColor="text1"/>
            <w:szCs w:val="21"/>
          </w:rPr>
          <w:t>来代称，这在脚注当中也是一样的</w:t>
        </w:r>
      </w:ins>
      <w:ins w:id="32" w:author="Han Chi" w:date="2023-04-30T00:11:00Z">
        <w:r>
          <w:rPr>
            <w:rFonts w:cs="Times New Roman" w:hint="eastAsia"/>
            <w:color w:val="000000" w:themeColor="text1"/>
            <w:szCs w:val="21"/>
          </w:rPr>
          <w:t>，具体规则参见第</w:t>
        </w:r>
        <w:r>
          <w:rPr>
            <w:rFonts w:cs="Times New Roman" w:hint="eastAsia"/>
            <w:color w:val="000000" w:themeColor="text1"/>
            <w:szCs w:val="21"/>
          </w:rPr>
          <w:t>VI</w:t>
        </w:r>
        <w:r>
          <w:rPr>
            <w:rFonts w:cs="Times New Roman" w:hint="eastAsia"/>
            <w:color w:val="000000" w:themeColor="text1"/>
            <w:szCs w:val="21"/>
          </w:rPr>
          <w:t>部分“简称与交叉引用”。</w:t>
        </w:r>
      </w:ins>
    </w:p>
    <w:p w14:paraId="2B2AAB8E" w14:textId="5AB82F48" w:rsidR="009267B9" w:rsidRDefault="009267B9" w:rsidP="00B216D2">
      <w:pPr>
        <w:rPr>
          <w:ins w:id="33" w:author="Han Chi" w:date="2023-04-30T00:23:00Z"/>
          <w:rFonts w:cs="Times New Roman"/>
          <w:color w:val="000000" w:themeColor="text1"/>
          <w:szCs w:val="21"/>
        </w:rPr>
      </w:pPr>
      <w:ins w:id="34" w:author="Han Chi" w:date="2023-04-30T00:11:00Z">
        <w:r>
          <w:rPr>
            <w:rFonts w:cs="Times New Roman" w:hint="eastAsia"/>
            <w:color w:val="000000" w:themeColor="text1"/>
            <w:szCs w:val="21"/>
          </w:rPr>
          <w:t>第二种方式是“拉丁式”，即使用拉丁语表述来定位文献位置，不同引注手册中对于</w:t>
        </w:r>
      </w:ins>
      <w:ins w:id="35" w:author="Han Chi" w:date="2023-04-30T00:12:00Z">
        <w:r w:rsidR="003605C3">
          <w:rPr>
            <w:rFonts w:cs="Times New Roman" w:hint="eastAsia"/>
            <w:color w:val="000000" w:themeColor="text1"/>
            <w:szCs w:val="21"/>
          </w:rPr>
          <w:t>拉丁语的使用要求不同，</w:t>
        </w:r>
        <w:r w:rsidR="003605C3">
          <w:rPr>
            <w:rFonts w:cs="Times New Roman" w:hint="eastAsia"/>
            <w:color w:val="000000" w:themeColor="text1"/>
            <w:szCs w:val="21"/>
          </w:rPr>
          <w:t>OSCOLA</w:t>
        </w:r>
        <w:r w:rsidR="003605C3">
          <w:rPr>
            <w:rFonts w:cs="Times New Roman" w:hint="eastAsia"/>
            <w:color w:val="000000" w:themeColor="text1"/>
            <w:szCs w:val="21"/>
          </w:rPr>
          <w:t>中仅接受</w:t>
        </w:r>
        <w:r w:rsidR="003605C3" w:rsidRPr="003605C3">
          <w:rPr>
            <w:rFonts w:cs="Times New Roman"/>
            <w:i/>
            <w:iCs/>
            <w:color w:val="000000" w:themeColor="text1"/>
            <w:szCs w:val="21"/>
            <w:rPrChange w:id="36" w:author="Han Chi" w:date="2023-04-30T00:13:00Z">
              <w:rPr>
                <w:rFonts w:cs="Times New Roman"/>
                <w:color w:val="000000" w:themeColor="text1"/>
                <w:szCs w:val="21"/>
              </w:rPr>
            </w:rPrChange>
          </w:rPr>
          <w:t>ibid</w:t>
        </w:r>
      </w:ins>
      <w:ins w:id="37" w:author="Han Chi" w:date="2023-04-30T00:13:00Z">
        <w:r w:rsidR="003605C3">
          <w:rPr>
            <w:rFonts w:cs="Times New Roman" w:hint="eastAsia"/>
            <w:color w:val="000000" w:themeColor="text1"/>
            <w:szCs w:val="21"/>
          </w:rPr>
          <w:t>（同上注）</w:t>
        </w:r>
      </w:ins>
      <w:ins w:id="38" w:author="Han Chi" w:date="2023-04-30T00:12:00Z">
        <w:r w:rsidR="003605C3">
          <w:rPr>
            <w:rFonts w:cs="Times New Roman" w:hint="eastAsia"/>
            <w:color w:val="000000" w:themeColor="text1"/>
            <w:szCs w:val="21"/>
          </w:rPr>
          <w:t>和</w:t>
        </w:r>
        <w:r w:rsidR="003605C3" w:rsidRPr="003605C3">
          <w:rPr>
            <w:rFonts w:cs="Times New Roman"/>
            <w:i/>
            <w:iCs/>
            <w:color w:val="000000" w:themeColor="text1"/>
            <w:szCs w:val="21"/>
            <w:rPrChange w:id="39" w:author="Han Chi" w:date="2023-04-30T00:13:00Z">
              <w:rPr>
                <w:rFonts w:cs="Times New Roman"/>
                <w:color w:val="000000" w:themeColor="text1"/>
                <w:szCs w:val="21"/>
              </w:rPr>
            </w:rPrChange>
          </w:rPr>
          <w:t>cf</w:t>
        </w:r>
      </w:ins>
      <w:ins w:id="40" w:author="Han Chi" w:date="2023-04-30T00:13:00Z">
        <w:r w:rsidR="003605C3">
          <w:rPr>
            <w:rFonts w:cs="Times New Roman" w:hint="eastAsia"/>
            <w:color w:val="000000" w:themeColor="text1"/>
            <w:szCs w:val="21"/>
          </w:rPr>
          <w:t>（相反参见）</w:t>
        </w:r>
      </w:ins>
      <w:ins w:id="41" w:author="Han Chi" w:date="2023-04-30T00:12:00Z">
        <w:r w:rsidR="003605C3">
          <w:rPr>
            <w:rFonts w:cs="Times New Roman" w:hint="eastAsia"/>
            <w:color w:val="000000" w:themeColor="text1"/>
            <w:szCs w:val="21"/>
          </w:rPr>
          <w:t>两个文献关系标识的使用，</w:t>
        </w:r>
      </w:ins>
      <w:ins w:id="42" w:author="Han Chi" w:date="2023-04-30T00:13:00Z">
        <w:r w:rsidR="003605C3">
          <w:rPr>
            <w:rFonts w:cs="Times New Roman" w:hint="eastAsia"/>
            <w:color w:val="000000" w:themeColor="text1"/>
            <w:szCs w:val="21"/>
          </w:rPr>
          <w:t>而</w:t>
        </w:r>
        <w:r w:rsidR="003605C3">
          <w:rPr>
            <w:rFonts w:cs="Times New Roman" w:hint="eastAsia"/>
            <w:color w:val="000000" w:themeColor="text1"/>
            <w:szCs w:val="21"/>
          </w:rPr>
          <w:t>Bluebook</w:t>
        </w:r>
        <w:r w:rsidR="003605C3">
          <w:rPr>
            <w:rFonts w:cs="Times New Roman" w:hint="eastAsia"/>
            <w:color w:val="000000" w:themeColor="text1"/>
            <w:szCs w:val="21"/>
          </w:rPr>
          <w:t>中则允许使用包括</w:t>
        </w:r>
        <w:r w:rsidR="003605C3">
          <w:rPr>
            <w:rFonts w:cs="Times New Roman"/>
            <w:i/>
            <w:iCs/>
            <w:color w:val="000000" w:themeColor="text1"/>
            <w:szCs w:val="21"/>
          </w:rPr>
          <w:t>supra</w:t>
        </w:r>
        <w:r w:rsidR="003605C3">
          <w:rPr>
            <w:rFonts w:cs="Times New Roman" w:hint="eastAsia"/>
            <w:color w:val="000000" w:themeColor="text1"/>
            <w:szCs w:val="21"/>
          </w:rPr>
          <w:t>（同前注）、</w:t>
        </w:r>
        <w:r w:rsidR="003605C3">
          <w:rPr>
            <w:rFonts w:cs="Times New Roman" w:hint="eastAsia"/>
            <w:i/>
            <w:iCs/>
            <w:color w:val="000000" w:themeColor="text1"/>
            <w:szCs w:val="21"/>
          </w:rPr>
          <w:t>i</w:t>
        </w:r>
        <w:r w:rsidR="003605C3">
          <w:rPr>
            <w:rFonts w:cs="Times New Roman"/>
            <w:i/>
            <w:iCs/>
            <w:color w:val="000000" w:themeColor="text1"/>
            <w:szCs w:val="21"/>
          </w:rPr>
          <w:t>d</w:t>
        </w:r>
        <w:r w:rsidR="003605C3">
          <w:rPr>
            <w:rFonts w:cs="Times New Roman" w:hint="eastAsia"/>
            <w:color w:val="000000" w:themeColor="text1"/>
            <w:szCs w:val="21"/>
          </w:rPr>
          <w:t>（</w:t>
        </w:r>
      </w:ins>
      <w:ins w:id="43" w:author="Han Chi" w:date="2023-04-30T00:14:00Z">
        <w:r w:rsidR="003605C3">
          <w:rPr>
            <w:rFonts w:cs="Times New Roman" w:hint="eastAsia"/>
            <w:color w:val="000000" w:themeColor="text1"/>
            <w:szCs w:val="21"/>
          </w:rPr>
          <w:t>同上注</w:t>
        </w:r>
      </w:ins>
      <w:ins w:id="44" w:author="Han Chi" w:date="2023-04-30T00:13:00Z">
        <w:r w:rsidR="003605C3">
          <w:rPr>
            <w:rFonts w:cs="Times New Roman" w:hint="eastAsia"/>
            <w:color w:val="000000" w:themeColor="text1"/>
            <w:szCs w:val="21"/>
          </w:rPr>
          <w:t>）</w:t>
        </w:r>
      </w:ins>
      <w:ins w:id="45" w:author="Han Chi" w:date="2023-04-30T00:14:00Z">
        <w:r w:rsidR="003605C3">
          <w:rPr>
            <w:rFonts w:cs="Times New Roman" w:hint="eastAsia"/>
            <w:color w:val="000000" w:themeColor="text1"/>
            <w:szCs w:val="21"/>
          </w:rPr>
          <w:t>、</w:t>
        </w:r>
        <w:r w:rsidR="003605C3">
          <w:rPr>
            <w:rFonts w:cs="Times New Roman"/>
            <w:i/>
            <w:iCs/>
            <w:color w:val="000000" w:themeColor="text1"/>
            <w:szCs w:val="21"/>
          </w:rPr>
          <w:t>infra</w:t>
        </w:r>
        <w:r w:rsidR="003605C3">
          <w:rPr>
            <w:rFonts w:cs="Times New Roman" w:hint="eastAsia"/>
            <w:color w:val="000000" w:themeColor="text1"/>
            <w:szCs w:val="21"/>
          </w:rPr>
          <w:t>（参见下文）</w:t>
        </w:r>
      </w:ins>
      <w:ins w:id="46" w:author="Han Chi" w:date="2023-04-30T00:15:00Z">
        <w:r w:rsidR="003605C3">
          <w:rPr>
            <w:rFonts w:cs="Times New Roman" w:hint="eastAsia"/>
            <w:color w:val="000000" w:themeColor="text1"/>
            <w:szCs w:val="21"/>
          </w:rPr>
          <w:t>等等标识符号</w:t>
        </w:r>
      </w:ins>
      <w:ins w:id="47" w:author="Han Chi" w:date="2023-04-30T00:16:00Z">
        <w:r w:rsidR="00C110F8">
          <w:rPr>
            <w:rFonts w:cs="Times New Roman" w:hint="eastAsia"/>
            <w:color w:val="000000" w:themeColor="text1"/>
            <w:szCs w:val="21"/>
          </w:rPr>
          <w:t>。</w:t>
        </w:r>
      </w:ins>
      <w:ins w:id="48" w:author="Han Chi" w:date="2023-04-30T00:17:00Z">
        <w:r w:rsidR="00464709">
          <w:rPr>
            <w:rFonts w:cs="Times New Roman" w:hint="eastAsia"/>
            <w:color w:val="000000" w:themeColor="text1"/>
            <w:szCs w:val="21"/>
          </w:rPr>
          <w:t>实际上，尽管两个引注手册在具体操作上并不相同，但逻辑上还是相通的。</w:t>
        </w:r>
      </w:ins>
    </w:p>
    <w:p w14:paraId="148D1135" w14:textId="77777777" w:rsidR="00736E66" w:rsidRDefault="00736E66" w:rsidP="00B216D2">
      <w:pPr>
        <w:rPr>
          <w:ins w:id="49" w:author="Han Chi" w:date="2023-04-30T00:17:00Z"/>
          <w:rFonts w:cs="Times New Roman"/>
          <w:color w:val="000000" w:themeColor="text1"/>
          <w:szCs w:val="21"/>
        </w:rPr>
      </w:pPr>
    </w:p>
    <w:p w14:paraId="0A5523CF" w14:textId="4A4F28CD" w:rsidR="00ED4BBF" w:rsidRDefault="00420200" w:rsidP="00B216D2">
      <w:pPr>
        <w:rPr>
          <w:ins w:id="50" w:author="Han Chi" w:date="2023-04-30T00:30:00Z"/>
          <w:rFonts w:cs="Times New Roman"/>
          <w:color w:val="000000" w:themeColor="text1"/>
          <w:szCs w:val="21"/>
        </w:rPr>
      </w:pPr>
      <w:ins w:id="51" w:author="Han Chi" w:date="2023-04-30T00:17:00Z">
        <w:r>
          <w:rPr>
            <w:rFonts w:cs="Times New Roman" w:hint="eastAsia"/>
            <w:color w:val="000000" w:themeColor="text1"/>
            <w:szCs w:val="21"/>
          </w:rPr>
          <w:t>首先</w:t>
        </w:r>
      </w:ins>
      <w:ins w:id="52" w:author="Han Chi" w:date="2023-04-30T00:29:00Z">
        <w:r w:rsidR="00ED4BBF">
          <w:rPr>
            <w:rFonts w:cs="Times New Roman" w:hint="eastAsia"/>
            <w:color w:val="000000" w:themeColor="text1"/>
            <w:szCs w:val="21"/>
          </w:rPr>
          <w:t>，使用同上注（</w:t>
        </w:r>
        <w:r w:rsidR="00ED4BBF">
          <w:rPr>
            <w:rFonts w:cs="Times New Roman" w:hint="eastAsia"/>
            <w:color w:val="000000" w:themeColor="text1"/>
            <w:szCs w:val="21"/>
          </w:rPr>
          <w:t>OSCOLA</w:t>
        </w:r>
        <w:r w:rsidR="00ED4BBF">
          <w:rPr>
            <w:rFonts w:cs="Times New Roman" w:hint="eastAsia"/>
            <w:color w:val="000000" w:themeColor="text1"/>
            <w:szCs w:val="21"/>
          </w:rPr>
          <w:t>中的</w:t>
        </w:r>
        <w:r w:rsidR="00ED4BBF" w:rsidRPr="00ED4BBF">
          <w:rPr>
            <w:rFonts w:cs="Times New Roman"/>
            <w:i/>
            <w:iCs/>
            <w:color w:val="000000" w:themeColor="text1"/>
            <w:szCs w:val="21"/>
            <w:rPrChange w:id="53" w:author="Han Chi" w:date="2023-04-30T00:30:00Z">
              <w:rPr>
                <w:rFonts w:cs="Times New Roman"/>
                <w:color w:val="000000" w:themeColor="text1"/>
                <w:szCs w:val="21"/>
              </w:rPr>
            </w:rPrChange>
          </w:rPr>
          <w:t>ibid</w:t>
        </w:r>
        <w:r w:rsidR="00ED4BBF">
          <w:rPr>
            <w:rFonts w:cs="Times New Roman" w:hint="eastAsia"/>
            <w:color w:val="000000" w:themeColor="text1"/>
            <w:szCs w:val="21"/>
          </w:rPr>
          <w:t>/Bluebook</w:t>
        </w:r>
        <w:r w:rsidR="00ED4BBF">
          <w:rPr>
            <w:rFonts w:cs="Times New Roman" w:hint="eastAsia"/>
            <w:color w:val="000000" w:themeColor="text1"/>
            <w:szCs w:val="21"/>
          </w:rPr>
          <w:t>中的</w:t>
        </w:r>
        <w:r w:rsidR="00ED4BBF" w:rsidRPr="00ED4BBF">
          <w:rPr>
            <w:rFonts w:cs="Times New Roman"/>
            <w:i/>
            <w:iCs/>
            <w:color w:val="000000" w:themeColor="text1"/>
            <w:szCs w:val="21"/>
            <w:rPrChange w:id="54" w:author="Han Chi" w:date="2023-04-30T00:30:00Z">
              <w:rPr>
                <w:rFonts w:cs="Times New Roman"/>
                <w:color w:val="000000" w:themeColor="text1"/>
                <w:szCs w:val="21"/>
              </w:rPr>
            </w:rPrChange>
          </w:rPr>
          <w:t>id</w:t>
        </w:r>
        <w:r w:rsidR="00ED4BBF">
          <w:rPr>
            <w:rFonts w:cs="Times New Roman" w:hint="eastAsia"/>
            <w:color w:val="000000" w:themeColor="text1"/>
            <w:szCs w:val="21"/>
          </w:rPr>
          <w:t>）</w:t>
        </w:r>
      </w:ins>
      <w:ins w:id="55" w:author="Han Chi" w:date="2023-04-30T00:30:00Z">
        <w:r w:rsidR="00ED4BBF">
          <w:rPr>
            <w:rFonts w:cs="Times New Roman" w:hint="eastAsia"/>
            <w:color w:val="000000" w:themeColor="text1"/>
            <w:szCs w:val="21"/>
          </w:rPr>
          <w:t>都有一个共同之处，即必须是</w:t>
        </w:r>
        <w:r w:rsidR="00ED4BBF" w:rsidRPr="00ED4BBF">
          <w:rPr>
            <w:rFonts w:cs="Times New Roman" w:hint="eastAsia"/>
            <w:b/>
            <w:bCs/>
            <w:color w:val="000000" w:themeColor="text1"/>
            <w:szCs w:val="21"/>
            <w:rPrChange w:id="56" w:author="Han Chi" w:date="2023-04-30T00:31:00Z">
              <w:rPr>
                <w:rFonts w:cs="Times New Roman" w:hint="eastAsia"/>
                <w:color w:val="000000" w:themeColor="text1"/>
                <w:szCs w:val="21"/>
              </w:rPr>
            </w:rPrChange>
          </w:rPr>
          <w:t>连续</w:t>
        </w:r>
        <w:r w:rsidR="00ED4BBF">
          <w:rPr>
            <w:rFonts w:cs="Times New Roman" w:hint="eastAsia"/>
            <w:color w:val="000000" w:themeColor="text1"/>
            <w:szCs w:val="21"/>
          </w:rPr>
          <w:t>两条脚注的引文</w:t>
        </w:r>
        <w:r w:rsidR="00ED4BBF" w:rsidRPr="00ED4BBF">
          <w:rPr>
            <w:rFonts w:cs="Times New Roman" w:hint="eastAsia"/>
            <w:b/>
            <w:bCs/>
            <w:color w:val="000000" w:themeColor="text1"/>
            <w:szCs w:val="21"/>
            <w:rPrChange w:id="57" w:author="Han Chi" w:date="2023-04-30T00:31:00Z">
              <w:rPr>
                <w:rFonts w:cs="Times New Roman" w:hint="eastAsia"/>
                <w:color w:val="000000" w:themeColor="text1"/>
                <w:szCs w:val="21"/>
              </w:rPr>
            </w:rPrChange>
          </w:rPr>
          <w:t>完全一致</w:t>
        </w:r>
        <w:r w:rsidR="00ED4BBF">
          <w:rPr>
            <w:rFonts w:cs="Times New Roman" w:hint="eastAsia"/>
            <w:color w:val="000000" w:themeColor="text1"/>
            <w:szCs w:val="21"/>
          </w:rPr>
          <w:t>，且在前一条脚注中只有</w:t>
        </w:r>
        <w:r w:rsidR="00ED4BBF" w:rsidRPr="00ED4BBF">
          <w:rPr>
            <w:rFonts w:cs="Times New Roman" w:hint="eastAsia"/>
            <w:b/>
            <w:bCs/>
            <w:color w:val="000000" w:themeColor="text1"/>
            <w:szCs w:val="21"/>
            <w:rPrChange w:id="58" w:author="Han Chi" w:date="2023-04-30T00:31:00Z">
              <w:rPr>
                <w:rFonts w:cs="Times New Roman" w:hint="eastAsia"/>
                <w:color w:val="000000" w:themeColor="text1"/>
                <w:szCs w:val="21"/>
              </w:rPr>
            </w:rPrChange>
          </w:rPr>
          <w:t>唯一一个引文</w:t>
        </w:r>
        <w:r w:rsidR="00ED4BBF">
          <w:rPr>
            <w:rFonts w:cs="Times New Roman" w:hint="eastAsia"/>
            <w:color w:val="000000" w:themeColor="text1"/>
            <w:szCs w:val="21"/>
          </w:rPr>
          <w:t>（当出现多个引文时，绝不能使用</w:t>
        </w:r>
        <w:r w:rsidR="00ED4BBF">
          <w:rPr>
            <w:rFonts w:cs="Times New Roman" w:hint="eastAsia"/>
            <w:color w:val="000000" w:themeColor="text1"/>
            <w:szCs w:val="21"/>
          </w:rPr>
          <w:t>ibid</w:t>
        </w:r>
        <w:r w:rsidR="00ED4BBF">
          <w:rPr>
            <w:rFonts w:cs="Times New Roman"/>
            <w:color w:val="000000" w:themeColor="text1"/>
            <w:szCs w:val="21"/>
          </w:rPr>
          <w:t>/</w:t>
        </w:r>
        <w:r w:rsidR="00ED4BBF">
          <w:rPr>
            <w:rFonts w:cs="Times New Roman" w:hint="eastAsia"/>
            <w:color w:val="000000" w:themeColor="text1"/>
            <w:szCs w:val="21"/>
          </w:rPr>
          <w:t>id</w:t>
        </w:r>
        <w:r w:rsidR="00ED4BBF">
          <w:rPr>
            <w:rFonts w:cs="Times New Roman" w:hint="eastAsia"/>
            <w:color w:val="000000" w:themeColor="text1"/>
            <w:szCs w:val="21"/>
          </w:rPr>
          <w:t>，因为可能指代不清）。</w:t>
        </w:r>
      </w:ins>
    </w:p>
    <w:p w14:paraId="795FE2E2" w14:textId="77777777" w:rsidR="00ED4BBF" w:rsidRDefault="00ED4BBF" w:rsidP="00B216D2">
      <w:pPr>
        <w:rPr>
          <w:ins w:id="59" w:author="Han Chi" w:date="2023-04-30T00:29:00Z"/>
          <w:rFonts w:cs="Times New Roman"/>
          <w:color w:val="000000" w:themeColor="text1"/>
          <w:szCs w:val="21"/>
        </w:rPr>
      </w:pPr>
    </w:p>
    <w:p w14:paraId="265E643C" w14:textId="7ED9B1EF" w:rsidR="00736E66" w:rsidRDefault="00ED4BBF" w:rsidP="00B216D2">
      <w:pPr>
        <w:rPr>
          <w:ins w:id="60" w:author="Han Chi" w:date="2023-04-30T00:23:00Z"/>
          <w:rFonts w:cs="Times New Roman"/>
          <w:color w:val="000000" w:themeColor="text1"/>
          <w:szCs w:val="21"/>
        </w:rPr>
      </w:pPr>
      <w:ins w:id="61" w:author="Han Chi" w:date="2023-04-30T00:29:00Z">
        <w:r>
          <w:rPr>
            <w:rFonts w:cs="Times New Roman" w:hint="eastAsia"/>
            <w:color w:val="000000" w:themeColor="text1"/>
            <w:szCs w:val="21"/>
          </w:rPr>
          <w:lastRenderedPageBreak/>
          <w:t>那么我们</w:t>
        </w:r>
      </w:ins>
      <w:ins w:id="62" w:author="Han Chi" w:date="2023-04-30T00:17:00Z">
        <w:r w:rsidR="00420200">
          <w:rPr>
            <w:rFonts w:cs="Times New Roman" w:hint="eastAsia"/>
            <w:color w:val="000000" w:themeColor="text1"/>
            <w:szCs w:val="21"/>
          </w:rPr>
          <w:t>来看</w:t>
        </w:r>
        <w:r w:rsidR="00420200">
          <w:rPr>
            <w:rFonts w:cs="Times New Roman" w:hint="eastAsia"/>
            <w:color w:val="000000" w:themeColor="text1"/>
            <w:szCs w:val="21"/>
          </w:rPr>
          <w:t>OSCOLA</w:t>
        </w:r>
        <w:r w:rsidR="00420200">
          <w:rPr>
            <w:rFonts w:cs="Times New Roman" w:hint="eastAsia"/>
            <w:color w:val="000000" w:themeColor="text1"/>
            <w:szCs w:val="21"/>
          </w:rPr>
          <w:t>对于</w:t>
        </w:r>
        <w:r w:rsidR="00420200">
          <w:rPr>
            <w:rFonts w:cs="Times New Roman" w:hint="eastAsia"/>
            <w:i/>
            <w:iCs/>
            <w:color w:val="000000" w:themeColor="text1"/>
            <w:szCs w:val="21"/>
          </w:rPr>
          <w:t>ibid</w:t>
        </w:r>
        <w:r w:rsidR="00420200">
          <w:rPr>
            <w:rFonts w:cs="Times New Roman" w:hint="eastAsia"/>
            <w:color w:val="000000" w:themeColor="text1"/>
            <w:szCs w:val="21"/>
          </w:rPr>
          <w:t>的使用：</w:t>
        </w:r>
      </w:ins>
      <w:ins w:id="63" w:author="Han Chi" w:date="2023-04-30T00:31:00Z">
        <w:r w:rsidR="00FB26E1">
          <w:rPr>
            <w:rFonts w:cs="Times New Roman" w:hint="eastAsia"/>
            <w:color w:val="000000" w:themeColor="text1"/>
            <w:szCs w:val="21"/>
          </w:rPr>
          <w:t>使用</w:t>
        </w:r>
        <w:r w:rsidR="00FB26E1" w:rsidRPr="00FB26E1">
          <w:rPr>
            <w:rFonts w:cs="Times New Roman"/>
            <w:i/>
            <w:iCs/>
            <w:color w:val="000000" w:themeColor="text1"/>
            <w:szCs w:val="21"/>
            <w:rPrChange w:id="64" w:author="Han Chi" w:date="2023-04-30T00:31:00Z">
              <w:rPr>
                <w:rFonts w:cs="Times New Roman"/>
                <w:color w:val="000000" w:themeColor="text1"/>
                <w:szCs w:val="21"/>
              </w:rPr>
            </w:rPrChange>
          </w:rPr>
          <w:t>ibid</w:t>
        </w:r>
        <w:r w:rsidR="00FB26E1">
          <w:rPr>
            <w:rFonts w:cs="Times New Roman" w:hint="eastAsia"/>
            <w:color w:val="000000" w:themeColor="text1"/>
            <w:szCs w:val="21"/>
          </w:rPr>
          <w:t>的要求</w:t>
        </w:r>
      </w:ins>
      <w:ins w:id="65" w:author="Han Chi" w:date="2023-04-30T00:19:00Z">
        <w:r w:rsidR="00420200">
          <w:rPr>
            <w:rFonts w:cs="Times New Roman" w:hint="eastAsia"/>
            <w:color w:val="000000" w:themeColor="text1"/>
            <w:szCs w:val="21"/>
          </w:rPr>
          <w:t>只意味着</w:t>
        </w:r>
        <w:r w:rsidR="00DB0B3D" w:rsidRPr="00DB0B3D">
          <w:rPr>
            <w:rFonts w:cs="Times New Roman" w:hint="eastAsia"/>
            <w:b/>
            <w:bCs/>
            <w:color w:val="000000" w:themeColor="text1"/>
            <w:szCs w:val="21"/>
            <w:rPrChange w:id="66" w:author="Han Chi" w:date="2023-04-30T00:19:00Z">
              <w:rPr>
                <w:rFonts w:cs="Times New Roman" w:hint="eastAsia"/>
                <w:color w:val="000000" w:themeColor="text1"/>
                <w:szCs w:val="21"/>
              </w:rPr>
            </w:rPrChange>
          </w:rPr>
          <w:t>连续的</w:t>
        </w:r>
        <w:r w:rsidR="00420200">
          <w:rPr>
            <w:rFonts w:cs="Times New Roman" w:hint="eastAsia"/>
            <w:color w:val="000000" w:themeColor="text1"/>
            <w:szCs w:val="21"/>
          </w:rPr>
          <w:t>两条注释所引的文献是</w:t>
        </w:r>
        <w:r w:rsidR="00420200" w:rsidRPr="00713775">
          <w:rPr>
            <w:rFonts w:cs="Times New Roman" w:hint="eastAsia"/>
            <w:b/>
            <w:bCs/>
            <w:color w:val="000000" w:themeColor="text1"/>
            <w:szCs w:val="21"/>
            <w:rPrChange w:id="67" w:author="Han Chi" w:date="2023-04-30T00:27:00Z">
              <w:rPr>
                <w:rFonts w:cs="Times New Roman" w:hint="eastAsia"/>
                <w:color w:val="000000" w:themeColor="text1"/>
                <w:szCs w:val="21"/>
              </w:rPr>
            </w:rPrChange>
          </w:rPr>
          <w:t>完全一致</w:t>
        </w:r>
        <w:r w:rsidR="00420200">
          <w:rPr>
            <w:rFonts w:cs="Times New Roman" w:hint="eastAsia"/>
            <w:color w:val="000000" w:themeColor="text1"/>
            <w:szCs w:val="21"/>
          </w:rPr>
          <w:t>的，但并不意味着必须是相同页码</w:t>
        </w:r>
      </w:ins>
      <w:ins w:id="68" w:author="Han Chi" w:date="2023-04-30T00:23:00Z">
        <w:r w:rsidR="00736E66">
          <w:rPr>
            <w:rFonts w:cs="Times New Roman" w:hint="eastAsia"/>
            <w:color w:val="000000" w:themeColor="text1"/>
            <w:szCs w:val="21"/>
          </w:rPr>
          <w:t>。按照</w:t>
        </w:r>
        <w:r w:rsidR="00736E66">
          <w:rPr>
            <w:rFonts w:cs="Times New Roman" w:hint="eastAsia"/>
            <w:color w:val="000000" w:themeColor="text1"/>
            <w:szCs w:val="21"/>
          </w:rPr>
          <w:t>OSCOLA</w:t>
        </w:r>
        <w:r w:rsidR="00736E66">
          <w:rPr>
            <w:rFonts w:cs="Times New Roman" w:hint="eastAsia"/>
            <w:color w:val="000000" w:themeColor="text1"/>
            <w:szCs w:val="21"/>
          </w:rPr>
          <w:t>的要求，凡是使用</w:t>
        </w:r>
        <w:r w:rsidR="00736E66">
          <w:rPr>
            <w:rFonts w:cs="Times New Roman" w:hint="eastAsia"/>
            <w:color w:val="000000" w:themeColor="text1"/>
            <w:szCs w:val="21"/>
          </w:rPr>
          <w:t>ibid</w:t>
        </w:r>
        <w:r w:rsidR="00736E66">
          <w:rPr>
            <w:rFonts w:cs="Times New Roman" w:hint="eastAsia"/>
            <w:color w:val="000000" w:themeColor="text1"/>
            <w:szCs w:val="21"/>
          </w:rPr>
          <w:t>时，</w:t>
        </w:r>
        <w:r w:rsidR="00736E66" w:rsidRPr="009852A5">
          <w:rPr>
            <w:rFonts w:cs="Times New Roman" w:hint="eastAsia"/>
            <w:b/>
            <w:bCs/>
            <w:color w:val="000000" w:themeColor="text1"/>
            <w:szCs w:val="21"/>
            <w:rPrChange w:id="69" w:author="Han Chi" w:date="2023-04-30T00:27:00Z">
              <w:rPr>
                <w:rFonts w:cs="Times New Roman" w:hint="eastAsia"/>
                <w:color w:val="000000" w:themeColor="text1"/>
                <w:szCs w:val="21"/>
              </w:rPr>
            </w:rPrChange>
          </w:rPr>
          <w:t>永远不要</w:t>
        </w:r>
      </w:ins>
      <w:ins w:id="70" w:author="Han Chi" w:date="2023-04-30T00:24:00Z">
        <w:r w:rsidR="00736E66" w:rsidRPr="009852A5">
          <w:rPr>
            <w:rFonts w:cs="Times New Roman" w:hint="eastAsia"/>
            <w:b/>
            <w:bCs/>
            <w:color w:val="000000" w:themeColor="text1"/>
            <w:szCs w:val="21"/>
            <w:rPrChange w:id="71" w:author="Han Chi" w:date="2023-04-30T00:27:00Z">
              <w:rPr>
                <w:rFonts w:cs="Times New Roman" w:hint="eastAsia"/>
                <w:color w:val="000000" w:themeColor="text1"/>
                <w:szCs w:val="21"/>
              </w:rPr>
            </w:rPrChange>
          </w:rPr>
          <w:t>首字母大写和斜体</w:t>
        </w:r>
        <w:r w:rsidR="00736E66">
          <w:rPr>
            <w:rFonts w:cs="Times New Roman" w:hint="eastAsia"/>
            <w:color w:val="000000" w:themeColor="text1"/>
            <w:szCs w:val="21"/>
          </w:rPr>
          <w:t>，就算是在句首出现，也要保持小写。</w:t>
        </w:r>
      </w:ins>
    </w:p>
    <w:p w14:paraId="420718CB" w14:textId="0DB3456F" w:rsidR="00420200" w:rsidRDefault="00DB0B3D" w:rsidP="00B216D2">
      <w:pPr>
        <w:rPr>
          <w:ins w:id="72" w:author="Han Chi" w:date="2023-04-30T00:20:00Z"/>
          <w:rFonts w:cs="Times New Roman"/>
          <w:color w:val="000000" w:themeColor="text1"/>
          <w:szCs w:val="21"/>
        </w:rPr>
      </w:pPr>
      <w:ins w:id="73" w:author="Han Chi" w:date="2023-04-30T00:20:00Z">
        <w:r>
          <w:rPr>
            <w:rFonts w:cs="Times New Roman" w:hint="eastAsia"/>
            <w:color w:val="000000" w:themeColor="text1"/>
            <w:szCs w:val="21"/>
          </w:rPr>
          <w:t>如</w:t>
        </w:r>
      </w:ins>
      <w:ins w:id="74" w:author="Han Chi" w:date="2023-04-30T00:23:00Z">
        <w:r w:rsidR="00736E66">
          <w:rPr>
            <w:rFonts w:cs="Times New Roman" w:hint="eastAsia"/>
            <w:color w:val="000000" w:themeColor="text1"/>
            <w:szCs w:val="21"/>
          </w:rPr>
          <w:t>：</w:t>
        </w:r>
      </w:ins>
      <w:ins w:id="75" w:author="Han Chi" w:date="2023-04-30T00:21:00Z">
        <w:r>
          <w:rPr>
            <w:rFonts w:cs="Times New Roman" w:hint="eastAsia"/>
            <w:color w:val="000000" w:themeColor="text1"/>
            <w:szCs w:val="21"/>
          </w:rPr>
          <w:t>脚注</w:t>
        </w:r>
        <w:r>
          <w:rPr>
            <w:rFonts w:cs="Times New Roman"/>
            <w:color w:val="000000" w:themeColor="text1"/>
            <w:szCs w:val="21"/>
          </w:rPr>
          <w:t>[</w:t>
        </w:r>
      </w:ins>
      <w:ins w:id="76" w:author="Han Chi" w:date="2023-04-30T00:22:00Z">
        <w:r>
          <w:rPr>
            <w:rFonts w:cs="Times New Roman" w:hint="eastAsia"/>
            <w:color w:val="000000" w:themeColor="text1"/>
            <w:szCs w:val="21"/>
          </w:rPr>
          <w:t>2</w:t>
        </w:r>
      </w:ins>
      <w:ins w:id="77" w:author="Han Chi" w:date="2023-04-30T00:21:00Z">
        <w:r>
          <w:rPr>
            <w:rFonts w:cs="Times New Roman"/>
            <w:color w:val="000000" w:themeColor="text1"/>
            <w:szCs w:val="21"/>
          </w:rPr>
          <w:t>]</w:t>
        </w:r>
      </w:ins>
      <w:ins w:id="78" w:author="Han Chi" w:date="2023-04-30T00:22:00Z">
        <w:r>
          <w:rPr>
            <w:rFonts w:cs="Times New Roman" w:hint="eastAsia"/>
            <w:color w:val="000000" w:themeColor="text1"/>
            <w:szCs w:val="21"/>
          </w:rPr>
          <w:t>援引的内容与脚注</w:t>
        </w:r>
        <w:r>
          <w:rPr>
            <w:rFonts w:cs="Times New Roman"/>
            <w:color w:val="000000" w:themeColor="text1"/>
            <w:szCs w:val="21"/>
          </w:rPr>
          <w:t>[1]</w:t>
        </w:r>
        <w:r>
          <w:rPr>
            <w:rFonts w:cs="Times New Roman" w:hint="eastAsia"/>
            <w:color w:val="000000" w:themeColor="text1"/>
            <w:szCs w:val="21"/>
          </w:rPr>
          <w:t>完全一致，就应该写为</w:t>
        </w:r>
      </w:ins>
      <w:ins w:id="79" w:author="Han Chi" w:date="2023-04-30T00:20:00Z">
        <w:r>
          <w:rPr>
            <w:rFonts w:cs="Times New Roman" w:hint="eastAsia"/>
            <w:color w:val="000000" w:themeColor="text1"/>
            <w:szCs w:val="21"/>
          </w:rPr>
          <w:t>：</w:t>
        </w:r>
      </w:ins>
    </w:p>
    <w:p w14:paraId="2DE23E66" w14:textId="4E20E413" w:rsidR="00DB0B3D" w:rsidRDefault="00DB0B3D" w:rsidP="00B216D2">
      <w:pPr>
        <w:rPr>
          <w:ins w:id="80" w:author="Han Chi" w:date="2023-04-30T00:21:00Z"/>
          <w:rFonts w:cs="Times New Roman"/>
          <w:color w:val="000000" w:themeColor="text1"/>
          <w:szCs w:val="21"/>
        </w:rPr>
      </w:pPr>
      <w:ins w:id="81" w:author="Han Chi" w:date="2023-04-30T00:20:00Z">
        <w:r>
          <w:rPr>
            <w:rFonts w:cs="Times New Roman"/>
            <w:color w:val="000000" w:themeColor="text1"/>
            <w:szCs w:val="21"/>
          </w:rPr>
          <w:t xml:space="preserve">[1] </w:t>
        </w:r>
      </w:ins>
      <w:ins w:id="82" w:author="Han Chi" w:date="2023-04-30T00:21:00Z">
        <w:r w:rsidRPr="00DB0B3D">
          <w:rPr>
            <w:rFonts w:cs="Times New Roman"/>
            <w:color w:val="000000" w:themeColor="text1"/>
            <w:szCs w:val="21"/>
          </w:rPr>
          <w:t xml:space="preserve">Joseph Raz, </w:t>
        </w:r>
        <w:r w:rsidRPr="00DB0B3D">
          <w:rPr>
            <w:rFonts w:cs="Times New Roman"/>
            <w:i/>
            <w:iCs/>
            <w:color w:val="000000" w:themeColor="text1"/>
            <w:szCs w:val="21"/>
            <w:rPrChange w:id="83" w:author="Han Chi" w:date="2023-04-30T00:21:00Z">
              <w:rPr>
                <w:rFonts w:cs="Times New Roman"/>
                <w:color w:val="000000" w:themeColor="text1"/>
                <w:szCs w:val="21"/>
              </w:rPr>
            </w:rPrChange>
          </w:rPr>
          <w:t>The Authority of Law: Essays on Law and Morality</w:t>
        </w:r>
        <w:r w:rsidRPr="00DB0B3D">
          <w:rPr>
            <w:rFonts w:cs="Times New Roman"/>
            <w:color w:val="000000" w:themeColor="text1"/>
            <w:szCs w:val="21"/>
          </w:rPr>
          <w:t xml:space="preserve"> (2nd edn, OUP 2009)</w:t>
        </w:r>
      </w:ins>
      <w:ins w:id="84" w:author="Han Chi" w:date="2023-04-30T00:22:00Z">
        <w:r w:rsidR="00333268">
          <w:rPr>
            <w:rFonts w:cs="Times New Roman"/>
            <w:color w:val="000000" w:themeColor="text1"/>
            <w:szCs w:val="21"/>
          </w:rPr>
          <w:t xml:space="preserve"> 3</w:t>
        </w:r>
      </w:ins>
      <w:ins w:id="85" w:author="Han Chi" w:date="2023-04-30T00:21:00Z">
        <w:r w:rsidRPr="00DB0B3D">
          <w:rPr>
            <w:rFonts w:cs="Times New Roman"/>
            <w:color w:val="000000" w:themeColor="text1"/>
            <w:szCs w:val="21"/>
          </w:rPr>
          <w:t>.</w:t>
        </w:r>
      </w:ins>
    </w:p>
    <w:p w14:paraId="59018D99" w14:textId="1107E8A4" w:rsidR="00DB0B3D" w:rsidRDefault="00DB0B3D" w:rsidP="00B216D2">
      <w:pPr>
        <w:rPr>
          <w:ins w:id="86" w:author="Han Chi" w:date="2023-04-30T00:22:00Z"/>
          <w:rFonts w:cs="Times New Roman"/>
          <w:color w:val="000000" w:themeColor="text1"/>
          <w:szCs w:val="21"/>
        </w:rPr>
      </w:pPr>
      <w:ins w:id="87" w:author="Han Chi" w:date="2023-04-30T00:21:00Z">
        <w:r>
          <w:rPr>
            <w:rFonts w:cs="Times New Roman"/>
            <w:color w:val="000000" w:themeColor="text1"/>
            <w:szCs w:val="21"/>
          </w:rPr>
          <w:t>[2] ibid.</w:t>
        </w:r>
      </w:ins>
    </w:p>
    <w:p w14:paraId="03AC6EB6" w14:textId="24CB1F6F" w:rsidR="00DB0B3D" w:rsidRDefault="00DB0B3D" w:rsidP="00B216D2">
      <w:pPr>
        <w:rPr>
          <w:ins w:id="88" w:author="Han Chi" w:date="2023-04-30T00:23:00Z"/>
          <w:rFonts w:cs="Times New Roman"/>
          <w:color w:val="000000" w:themeColor="text1"/>
          <w:szCs w:val="21"/>
        </w:rPr>
      </w:pPr>
      <w:ins w:id="89" w:author="Han Chi" w:date="2023-04-30T00:22:00Z">
        <w:r>
          <w:rPr>
            <w:rFonts w:cs="Times New Roman" w:hint="eastAsia"/>
            <w:color w:val="000000" w:themeColor="text1"/>
            <w:szCs w:val="21"/>
          </w:rPr>
          <w:t>如果援引了同一本书，只是页码不同</w:t>
        </w:r>
        <w:r w:rsidR="00333268">
          <w:rPr>
            <w:rFonts w:cs="Times New Roman" w:hint="eastAsia"/>
            <w:color w:val="000000" w:themeColor="text1"/>
            <w:szCs w:val="21"/>
          </w:rPr>
          <w:t>，则只需要在</w:t>
        </w:r>
        <w:r w:rsidR="00333268" w:rsidRPr="00AC01C9">
          <w:rPr>
            <w:rFonts w:cs="Times New Roman"/>
            <w:i/>
            <w:iCs/>
            <w:color w:val="000000" w:themeColor="text1"/>
            <w:szCs w:val="21"/>
            <w:rPrChange w:id="90" w:author="Han Chi" w:date="2023-04-30T00:24:00Z">
              <w:rPr>
                <w:rFonts w:cs="Times New Roman"/>
                <w:color w:val="000000" w:themeColor="text1"/>
                <w:szCs w:val="21"/>
              </w:rPr>
            </w:rPrChange>
          </w:rPr>
          <w:t>ibid</w:t>
        </w:r>
        <w:r w:rsidR="00333268">
          <w:rPr>
            <w:rFonts w:cs="Times New Roman" w:hint="eastAsia"/>
            <w:color w:val="000000" w:themeColor="text1"/>
            <w:szCs w:val="21"/>
          </w:rPr>
          <w:t>后面加上援引的页码即可</w:t>
        </w:r>
      </w:ins>
      <w:ins w:id="91" w:author="Han Chi" w:date="2023-04-30T00:23:00Z">
        <w:r w:rsidR="00333268">
          <w:rPr>
            <w:rFonts w:cs="Times New Roman" w:hint="eastAsia"/>
            <w:color w:val="000000" w:themeColor="text1"/>
            <w:szCs w:val="21"/>
          </w:rPr>
          <w:t>：</w:t>
        </w:r>
      </w:ins>
    </w:p>
    <w:p w14:paraId="49A66614" w14:textId="3D801E3C" w:rsidR="00333268" w:rsidRDefault="00333268" w:rsidP="00B216D2">
      <w:pPr>
        <w:rPr>
          <w:ins w:id="92" w:author="Han Chi" w:date="2023-04-30T00:23:00Z"/>
          <w:rFonts w:cs="Times New Roman"/>
          <w:color w:val="000000" w:themeColor="text1"/>
          <w:szCs w:val="21"/>
        </w:rPr>
      </w:pPr>
      <w:ins w:id="93" w:author="Han Chi" w:date="2023-04-30T00:23:00Z">
        <w:r>
          <w:rPr>
            <w:rFonts w:cs="Times New Roman" w:hint="eastAsia"/>
            <w:color w:val="000000" w:themeColor="text1"/>
            <w:szCs w:val="21"/>
          </w:rPr>
          <w:t>[</w:t>
        </w:r>
        <w:r>
          <w:rPr>
            <w:rFonts w:cs="Times New Roman"/>
            <w:color w:val="000000" w:themeColor="text1"/>
            <w:szCs w:val="21"/>
          </w:rPr>
          <w:t xml:space="preserve">1] </w:t>
        </w:r>
        <w:r w:rsidRPr="00DB0B3D">
          <w:rPr>
            <w:rFonts w:cs="Times New Roman"/>
            <w:color w:val="000000" w:themeColor="text1"/>
            <w:szCs w:val="21"/>
          </w:rPr>
          <w:t xml:space="preserve">Joseph Raz, </w:t>
        </w:r>
        <w:r w:rsidRPr="00D6217B">
          <w:rPr>
            <w:rFonts w:cs="Times New Roman"/>
            <w:i/>
            <w:iCs/>
            <w:color w:val="000000" w:themeColor="text1"/>
            <w:szCs w:val="21"/>
          </w:rPr>
          <w:t>The Authority of Law: Essays on Law and Morality</w:t>
        </w:r>
        <w:r w:rsidRPr="00DB0B3D">
          <w:rPr>
            <w:rFonts w:cs="Times New Roman"/>
            <w:color w:val="000000" w:themeColor="text1"/>
            <w:szCs w:val="21"/>
          </w:rPr>
          <w:t xml:space="preserve"> (2nd edn, OUP 2009)</w:t>
        </w:r>
        <w:r>
          <w:rPr>
            <w:rFonts w:cs="Times New Roman"/>
            <w:color w:val="000000" w:themeColor="text1"/>
            <w:szCs w:val="21"/>
          </w:rPr>
          <w:t xml:space="preserve"> 3</w:t>
        </w:r>
        <w:r w:rsidRPr="00DB0B3D">
          <w:rPr>
            <w:rFonts w:cs="Times New Roman"/>
            <w:color w:val="000000" w:themeColor="text1"/>
            <w:szCs w:val="21"/>
          </w:rPr>
          <w:t>.</w:t>
        </w:r>
      </w:ins>
    </w:p>
    <w:p w14:paraId="2E94AB12" w14:textId="3D97C7EB" w:rsidR="00333268" w:rsidRDefault="00333268" w:rsidP="00B216D2">
      <w:pPr>
        <w:rPr>
          <w:ins w:id="94" w:author="Han Chi" w:date="2023-04-30T00:22:00Z"/>
          <w:rFonts w:cs="Times New Roman"/>
          <w:color w:val="000000" w:themeColor="text1"/>
          <w:szCs w:val="21"/>
        </w:rPr>
      </w:pPr>
      <w:ins w:id="95" w:author="Han Chi" w:date="2023-04-30T00:23:00Z">
        <w:r>
          <w:rPr>
            <w:rFonts w:cs="Times New Roman" w:hint="eastAsia"/>
            <w:color w:val="000000" w:themeColor="text1"/>
            <w:szCs w:val="21"/>
          </w:rPr>
          <w:t>[</w:t>
        </w:r>
        <w:r>
          <w:rPr>
            <w:rFonts w:cs="Times New Roman"/>
            <w:color w:val="000000" w:themeColor="text1"/>
            <w:szCs w:val="21"/>
          </w:rPr>
          <w:t>2] ibid 6.</w:t>
        </w:r>
      </w:ins>
    </w:p>
    <w:p w14:paraId="55F2C63C" w14:textId="4B9B6165" w:rsidR="00DB0B3D" w:rsidRDefault="00AC01C9" w:rsidP="00B216D2">
      <w:pPr>
        <w:rPr>
          <w:ins w:id="96" w:author="Han Chi" w:date="2023-04-30T00:25:00Z"/>
          <w:rFonts w:cs="Times New Roman"/>
          <w:color w:val="000000" w:themeColor="text1"/>
          <w:szCs w:val="21"/>
        </w:rPr>
      </w:pPr>
      <w:ins w:id="97" w:author="Han Chi" w:date="2023-04-30T00:24:00Z">
        <w:r>
          <w:rPr>
            <w:rFonts w:cs="Times New Roman" w:hint="eastAsia"/>
            <w:color w:val="000000" w:themeColor="text1"/>
            <w:szCs w:val="21"/>
          </w:rPr>
          <w:t>如果并不是相邻的两个脚注，那么就不能使用</w:t>
        </w:r>
        <w:r w:rsidRPr="00AC01C9">
          <w:rPr>
            <w:rFonts w:cs="Times New Roman"/>
            <w:i/>
            <w:iCs/>
            <w:color w:val="000000" w:themeColor="text1"/>
            <w:szCs w:val="21"/>
            <w:rPrChange w:id="98" w:author="Han Chi" w:date="2023-04-30T00:25:00Z">
              <w:rPr>
                <w:rFonts w:cs="Times New Roman"/>
                <w:color w:val="000000" w:themeColor="text1"/>
                <w:szCs w:val="21"/>
              </w:rPr>
            </w:rPrChange>
          </w:rPr>
          <w:t>ibid</w:t>
        </w:r>
        <w:r>
          <w:rPr>
            <w:rFonts w:cs="Times New Roman" w:hint="eastAsia"/>
            <w:color w:val="000000" w:themeColor="text1"/>
            <w:szCs w:val="21"/>
          </w:rPr>
          <w:t>，而是要考虑其他方式进行引用（</w:t>
        </w:r>
      </w:ins>
      <w:ins w:id="99" w:author="Han Chi" w:date="2023-04-30T00:25:00Z">
        <w:r>
          <w:rPr>
            <w:rFonts w:cs="Times New Roman" w:hint="eastAsia"/>
            <w:color w:val="000000" w:themeColor="text1"/>
            <w:szCs w:val="21"/>
          </w:rPr>
          <w:t>当然你也可以考虑不做交叉引用，但这对于</w:t>
        </w:r>
        <w:r>
          <w:rPr>
            <w:rFonts w:cs="Times New Roman" w:hint="eastAsia"/>
            <w:color w:val="000000" w:themeColor="text1"/>
            <w:szCs w:val="21"/>
          </w:rPr>
          <w:t>memo</w:t>
        </w:r>
        <w:r>
          <w:rPr>
            <w:rFonts w:cs="Times New Roman" w:hint="eastAsia"/>
            <w:color w:val="000000" w:themeColor="text1"/>
            <w:szCs w:val="21"/>
          </w:rPr>
          <w:t>来说并不划算</w:t>
        </w:r>
      </w:ins>
      <w:ins w:id="100" w:author="Han Chi" w:date="2023-04-30T00:24:00Z">
        <w:r>
          <w:rPr>
            <w:rFonts w:cs="Times New Roman" w:hint="eastAsia"/>
            <w:color w:val="000000" w:themeColor="text1"/>
            <w:szCs w:val="21"/>
          </w:rPr>
          <w:t>）</w:t>
        </w:r>
      </w:ins>
      <w:ins w:id="101" w:author="Han Chi" w:date="2023-04-30T00:25:00Z">
        <w:r>
          <w:rPr>
            <w:rFonts w:cs="Times New Roman" w:hint="eastAsia"/>
            <w:color w:val="000000" w:themeColor="text1"/>
            <w:szCs w:val="21"/>
          </w:rPr>
          <w:t>，</w:t>
        </w:r>
      </w:ins>
      <w:ins w:id="102" w:author="Han Chi" w:date="2023-04-30T00:26:00Z">
        <w:r w:rsidR="00602C4F">
          <w:rPr>
            <w:rFonts w:cs="Times New Roman" w:hint="eastAsia"/>
            <w:color w:val="000000" w:themeColor="text1"/>
            <w:szCs w:val="21"/>
          </w:rPr>
          <w:t>可以改用“缩写式”，也可以在不与其他引注发生冲突的情况下，使用作者的姓氏来做引注，</w:t>
        </w:r>
      </w:ins>
      <w:ins w:id="103" w:author="Han Chi" w:date="2023-04-30T00:25:00Z">
        <w:r>
          <w:rPr>
            <w:rFonts w:cs="Times New Roman" w:hint="eastAsia"/>
            <w:color w:val="000000" w:themeColor="text1"/>
            <w:szCs w:val="21"/>
          </w:rPr>
          <w:t>OSCOLA</w:t>
        </w:r>
        <w:r>
          <w:rPr>
            <w:rFonts w:cs="Times New Roman" w:hint="eastAsia"/>
            <w:color w:val="000000" w:themeColor="text1"/>
            <w:szCs w:val="21"/>
          </w:rPr>
          <w:t>推荐以下面这种方式引用：</w:t>
        </w:r>
      </w:ins>
    </w:p>
    <w:p w14:paraId="159316A0" w14:textId="77777777" w:rsidR="00AC01C9" w:rsidRDefault="00AC01C9" w:rsidP="00AC01C9">
      <w:pPr>
        <w:rPr>
          <w:ins w:id="104" w:author="Han Chi" w:date="2023-04-30T00:25:00Z"/>
          <w:rFonts w:cs="Times New Roman"/>
          <w:color w:val="000000" w:themeColor="text1"/>
          <w:szCs w:val="21"/>
        </w:rPr>
      </w:pPr>
      <w:ins w:id="105" w:author="Han Chi" w:date="2023-04-30T00:25:00Z">
        <w:r>
          <w:rPr>
            <w:rFonts w:cs="Times New Roman" w:hint="eastAsia"/>
            <w:color w:val="000000" w:themeColor="text1"/>
            <w:szCs w:val="21"/>
          </w:rPr>
          <w:t>[</w:t>
        </w:r>
        <w:r>
          <w:rPr>
            <w:rFonts w:cs="Times New Roman"/>
            <w:color w:val="000000" w:themeColor="text1"/>
            <w:szCs w:val="21"/>
          </w:rPr>
          <w:t xml:space="preserve">1] </w:t>
        </w:r>
        <w:r w:rsidRPr="00DB0B3D">
          <w:rPr>
            <w:rFonts w:cs="Times New Roman"/>
            <w:color w:val="000000" w:themeColor="text1"/>
            <w:szCs w:val="21"/>
          </w:rPr>
          <w:t xml:space="preserve">Joseph Raz, </w:t>
        </w:r>
        <w:r w:rsidRPr="00D6217B">
          <w:rPr>
            <w:rFonts w:cs="Times New Roman"/>
            <w:i/>
            <w:iCs/>
            <w:color w:val="000000" w:themeColor="text1"/>
            <w:szCs w:val="21"/>
          </w:rPr>
          <w:t>The Authority of Law: Essays on Law and Morality</w:t>
        </w:r>
        <w:r w:rsidRPr="00DB0B3D">
          <w:rPr>
            <w:rFonts w:cs="Times New Roman"/>
            <w:color w:val="000000" w:themeColor="text1"/>
            <w:szCs w:val="21"/>
          </w:rPr>
          <w:t xml:space="preserve"> (2nd edn, OUP 2009)</w:t>
        </w:r>
        <w:r>
          <w:rPr>
            <w:rFonts w:cs="Times New Roman"/>
            <w:color w:val="000000" w:themeColor="text1"/>
            <w:szCs w:val="21"/>
          </w:rPr>
          <w:t xml:space="preserve"> 3</w:t>
        </w:r>
        <w:r w:rsidRPr="00DB0B3D">
          <w:rPr>
            <w:rFonts w:cs="Times New Roman"/>
            <w:color w:val="000000" w:themeColor="text1"/>
            <w:szCs w:val="21"/>
          </w:rPr>
          <w:t>.</w:t>
        </w:r>
      </w:ins>
    </w:p>
    <w:p w14:paraId="46D7A229" w14:textId="77777777" w:rsidR="00AC01C9" w:rsidRDefault="00AC01C9" w:rsidP="00AC01C9">
      <w:pPr>
        <w:rPr>
          <w:ins w:id="106" w:author="Han Chi" w:date="2023-04-30T00:25:00Z"/>
          <w:rFonts w:cs="Times New Roman"/>
          <w:color w:val="000000" w:themeColor="text1"/>
          <w:szCs w:val="21"/>
        </w:rPr>
      </w:pPr>
      <w:ins w:id="107" w:author="Han Chi" w:date="2023-04-30T00:25:00Z">
        <w:r>
          <w:rPr>
            <w:rFonts w:cs="Times New Roman" w:hint="eastAsia"/>
            <w:color w:val="000000" w:themeColor="text1"/>
            <w:szCs w:val="21"/>
          </w:rPr>
          <w:t>[</w:t>
        </w:r>
        <w:r>
          <w:rPr>
            <w:rFonts w:cs="Times New Roman"/>
            <w:color w:val="000000" w:themeColor="text1"/>
            <w:szCs w:val="21"/>
          </w:rPr>
          <w:t>2] ibid 6.</w:t>
        </w:r>
      </w:ins>
    </w:p>
    <w:p w14:paraId="39176DD1" w14:textId="4D0EDDFC" w:rsidR="00AC01C9" w:rsidRDefault="00AC01C9" w:rsidP="00B216D2">
      <w:pPr>
        <w:rPr>
          <w:ins w:id="108" w:author="Han Chi" w:date="2023-04-30T00:25:00Z"/>
          <w:rFonts w:cs="Times New Roman"/>
          <w:color w:val="000000" w:themeColor="text1"/>
          <w:szCs w:val="21"/>
        </w:rPr>
      </w:pPr>
      <w:ins w:id="109" w:author="Han Chi" w:date="2023-04-30T00:25:00Z">
        <w:r>
          <w:rPr>
            <w:rFonts w:cs="Times New Roman"/>
            <w:color w:val="000000" w:themeColor="text1"/>
            <w:szCs w:val="21"/>
          </w:rPr>
          <w:t>…</w:t>
        </w:r>
      </w:ins>
    </w:p>
    <w:p w14:paraId="19B86EBC" w14:textId="07EF3E4A" w:rsidR="00AC01C9" w:rsidRDefault="00AC01C9" w:rsidP="00B216D2">
      <w:pPr>
        <w:rPr>
          <w:ins w:id="110" w:author="Han Chi" w:date="2023-04-30T00:22:00Z"/>
          <w:rFonts w:cs="Times New Roman"/>
          <w:color w:val="000000" w:themeColor="text1"/>
          <w:szCs w:val="21"/>
        </w:rPr>
      </w:pPr>
      <w:ins w:id="111" w:author="Han Chi" w:date="2023-04-30T00:25:00Z">
        <w:r>
          <w:rPr>
            <w:rFonts w:cs="Times New Roman" w:hint="eastAsia"/>
            <w:color w:val="000000" w:themeColor="text1"/>
            <w:szCs w:val="21"/>
          </w:rPr>
          <w:t>[</w:t>
        </w:r>
        <w:r>
          <w:rPr>
            <w:rFonts w:cs="Times New Roman"/>
            <w:color w:val="000000" w:themeColor="text1"/>
            <w:szCs w:val="21"/>
          </w:rPr>
          <w:t xml:space="preserve">8] Raz (n 1) </w:t>
        </w:r>
      </w:ins>
      <w:ins w:id="112" w:author="Han Chi" w:date="2023-04-30T00:26:00Z">
        <w:r>
          <w:rPr>
            <w:rFonts w:cs="Times New Roman"/>
            <w:color w:val="000000" w:themeColor="text1"/>
            <w:szCs w:val="21"/>
          </w:rPr>
          <w:t>18.</w:t>
        </w:r>
      </w:ins>
    </w:p>
    <w:p w14:paraId="20AD3CB1" w14:textId="77777777" w:rsidR="00DB0B3D" w:rsidRDefault="00DB0B3D" w:rsidP="00B216D2">
      <w:pPr>
        <w:rPr>
          <w:ins w:id="113" w:author="Han Chi" w:date="2023-04-30T00:22:00Z"/>
          <w:rFonts w:cs="Times New Roman"/>
          <w:color w:val="000000" w:themeColor="text1"/>
          <w:szCs w:val="21"/>
        </w:rPr>
      </w:pPr>
    </w:p>
    <w:p w14:paraId="1FC56BB6" w14:textId="3086C49A" w:rsidR="00DB0B3D" w:rsidRDefault="00753994" w:rsidP="00B216D2">
      <w:pPr>
        <w:rPr>
          <w:ins w:id="114" w:author="Han Chi" w:date="2023-04-30T00:33:00Z"/>
          <w:rFonts w:cs="Times New Roman"/>
          <w:color w:val="000000" w:themeColor="text1"/>
          <w:szCs w:val="21"/>
        </w:rPr>
      </w:pPr>
      <w:ins w:id="115" w:author="Han Chi" w:date="2023-04-30T00:27:00Z">
        <w:r>
          <w:rPr>
            <w:rFonts w:cs="Times New Roman" w:hint="eastAsia"/>
            <w:color w:val="000000" w:themeColor="text1"/>
            <w:szCs w:val="21"/>
          </w:rPr>
          <w:t>接下来我们再来看</w:t>
        </w:r>
        <w:r>
          <w:rPr>
            <w:rFonts w:cs="Times New Roman" w:hint="eastAsia"/>
            <w:color w:val="000000" w:themeColor="text1"/>
            <w:szCs w:val="21"/>
          </w:rPr>
          <w:t>Bluebook</w:t>
        </w:r>
        <w:r>
          <w:rPr>
            <w:rFonts w:cs="Times New Roman" w:hint="eastAsia"/>
            <w:color w:val="000000" w:themeColor="text1"/>
            <w:szCs w:val="21"/>
          </w:rPr>
          <w:t>中有关</w:t>
        </w:r>
        <w:r w:rsidRPr="00ED4BBF">
          <w:rPr>
            <w:rFonts w:cs="Times New Roman"/>
            <w:i/>
            <w:iCs/>
            <w:color w:val="000000" w:themeColor="text1"/>
            <w:szCs w:val="21"/>
            <w:rPrChange w:id="116" w:author="Han Chi" w:date="2023-04-30T00:28:00Z">
              <w:rPr>
                <w:rFonts w:cs="Times New Roman"/>
                <w:color w:val="000000" w:themeColor="text1"/>
                <w:szCs w:val="21"/>
              </w:rPr>
            </w:rPrChange>
          </w:rPr>
          <w:t>id</w:t>
        </w:r>
      </w:ins>
      <w:ins w:id="117" w:author="Han Chi" w:date="2023-04-30T00:38:00Z">
        <w:r w:rsidR="00FC6174">
          <w:rPr>
            <w:rFonts w:cs="Times New Roman"/>
            <w:i/>
            <w:iCs/>
            <w:color w:val="000000" w:themeColor="text1"/>
            <w:szCs w:val="21"/>
          </w:rPr>
          <w:t>.</w:t>
        </w:r>
      </w:ins>
      <w:ins w:id="118" w:author="Han Chi" w:date="2023-04-30T00:27:00Z">
        <w:r>
          <w:rPr>
            <w:rFonts w:cs="Times New Roman" w:hint="eastAsia"/>
            <w:color w:val="000000" w:themeColor="text1"/>
            <w:szCs w:val="21"/>
          </w:rPr>
          <w:t>和</w:t>
        </w:r>
        <w:r w:rsidRPr="00ED4BBF">
          <w:rPr>
            <w:rFonts w:cs="Times New Roman"/>
            <w:i/>
            <w:iCs/>
            <w:color w:val="000000" w:themeColor="text1"/>
            <w:szCs w:val="21"/>
            <w:rPrChange w:id="119" w:author="Han Chi" w:date="2023-04-30T00:28:00Z">
              <w:rPr>
                <w:rFonts w:cs="Times New Roman"/>
                <w:color w:val="000000" w:themeColor="text1"/>
                <w:szCs w:val="21"/>
              </w:rPr>
            </w:rPrChange>
          </w:rPr>
          <w:t>supra</w:t>
        </w:r>
        <w:r>
          <w:rPr>
            <w:rFonts w:cs="Times New Roman" w:hint="eastAsia"/>
            <w:color w:val="000000" w:themeColor="text1"/>
            <w:szCs w:val="21"/>
          </w:rPr>
          <w:t>的用法，这两者分别代表“同上注”和“同前注”</w:t>
        </w:r>
      </w:ins>
      <w:ins w:id="120" w:author="Han Chi" w:date="2023-04-30T00:28:00Z">
        <w:r w:rsidR="00ED4BBF">
          <w:rPr>
            <w:rFonts w:cs="Times New Roman" w:hint="eastAsia"/>
            <w:color w:val="000000" w:themeColor="text1"/>
            <w:szCs w:val="21"/>
          </w:rPr>
          <w:t>，与</w:t>
        </w:r>
        <w:r w:rsidR="00ED4BBF">
          <w:rPr>
            <w:rFonts w:cs="Times New Roman" w:hint="eastAsia"/>
            <w:color w:val="000000" w:themeColor="text1"/>
            <w:szCs w:val="21"/>
          </w:rPr>
          <w:t>OSCOLA</w:t>
        </w:r>
        <w:r w:rsidR="00ED4BBF">
          <w:rPr>
            <w:rFonts w:cs="Times New Roman" w:hint="eastAsia"/>
            <w:color w:val="000000" w:themeColor="text1"/>
            <w:szCs w:val="21"/>
          </w:rPr>
          <w:t>不同，</w:t>
        </w:r>
        <w:r w:rsidR="00ED4BBF">
          <w:rPr>
            <w:rFonts w:cs="Times New Roman" w:hint="eastAsia"/>
            <w:color w:val="000000" w:themeColor="text1"/>
            <w:szCs w:val="21"/>
          </w:rPr>
          <w:t>Bluebook</w:t>
        </w:r>
        <w:r w:rsidR="00ED4BBF">
          <w:rPr>
            <w:rFonts w:cs="Times New Roman" w:hint="eastAsia"/>
            <w:color w:val="000000" w:themeColor="text1"/>
            <w:szCs w:val="21"/>
          </w:rPr>
          <w:t>要求所有的拉丁语必须</w:t>
        </w:r>
        <w:r w:rsidR="00ED4BBF" w:rsidRPr="00ED4BBF">
          <w:rPr>
            <w:rFonts w:cs="Times New Roman" w:hint="eastAsia"/>
            <w:b/>
            <w:bCs/>
            <w:color w:val="000000" w:themeColor="text1"/>
            <w:szCs w:val="21"/>
            <w:rPrChange w:id="121" w:author="Han Chi" w:date="2023-04-30T00:28:00Z">
              <w:rPr>
                <w:rFonts w:cs="Times New Roman" w:hint="eastAsia"/>
                <w:color w:val="000000" w:themeColor="text1"/>
                <w:szCs w:val="21"/>
              </w:rPr>
            </w:rPrChange>
          </w:rPr>
          <w:t>使用斜体</w:t>
        </w:r>
        <w:r w:rsidR="00ED4BBF">
          <w:rPr>
            <w:rFonts w:cs="Times New Roman" w:hint="eastAsia"/>
            <w:color w:val="000000" w:themeColor="text1"/>
            <w:szCs w:val="21"/>
          </w:rPr>
          <w:t>，并且遵照语法规则进行大小写。</w:t>
        </w:r>
      </w:ins>
      <w:ins w:id="122" w:author="Han Chi" w:date="2023-04-30T00:37:00Z">
        <w:r w:rsidR="00FC6174">
          <w:rPr>
            <w:rFonts w:cs="Times New Roman" w:hint="eastAsia"/>
            <w:color w:val="000000" w:themeColor="text1"/>
            <w:szCs w:val="21"/>
          </w:rPr>
          <w:t>此外，作为拉丁语</w:t>
        </w:r>
        <w:r w:rsidR="00FC6174" w:rsidRPr="00FC6174">
          <w:rPr>
            <w:rFonts w:cs="Times New Roman"/>
            <w:i/>
            <w:iCs/>
            <w:color w:val="000000" w:themeColor="text1"/>
            <w:szCs w:val="21"/>
            <w:rPrChange w:id="123" w:author="Han Chi" w:date="2023-04-30T00:38:00Z">
              <w:rPr>
                <w:rFonts w:cs="Times New Roman"/>
                <w:color w:val="000000" w:themeColor="text1"/>
                <w:szCs w:val="21"/>
              </w:rPr>
            </w:rPrChange>
          </w:rPr>
          <w:t>ibidem</w:t>
        </w:r>
        <w:r w:rsidR="00FC6174">
          <w:rPr>
            <w:rFonts w:cs="Times New Roman" w:hint="eastAsia"/>
            <w:color w:val="000000" w:themeColor="text1"/>
            <w:szCs w:val="21"/>
          </w:rPr>
          <w:t>的缩写，无论何时都必须在</w:t>
        </w:r>
        <w:r w:rsidR="00FC6174" w:rsidRPr="00FC6174">
          <w:rPr>
            <w:rFonts w:cs="Times New Roman"/>
            <w:i/>
            <w:iCs/>
            <w:color w:val="000000" w:themeColor="text1"/>
            <w:szCs w:val="21"/>
            <w:rPrChange w:id="124" w:author="Han Chi" w:date="2023-04-30T00:38:00Z">
              <w:rPr>
                <w:rFonts w:cs="Times New Roman"/>
                <w:color w:val="000000" w:themeColor="text1"/>
                <w:szCs w:val="21"/>
              </w:rPr>
            </w:rPrChange>
          </w:rPr>
          <w:t>id</w:t>
        </w:r>
      </w:ins>
      <w:ins w:id="125" w:author="Han Chi" w:date="2023-04-30T00:38:00Z">
        <w:r w:rsidR="00FC6174">
          <w:rPr>
            <w:rFonts w:cs="Times New Roman"/>
            <w:i/>
            <w:iCs/>
            <w:color w:val="000000" w:themeColor="text1"/>
            <w:szCs w:val="21"/>
          </w:rPr>
          <w:t>.</w:t>
        </w:r>
      </w:ins>
      <w:ins w:id="126" w:author="Han Chi" w:date="2023-04-30T00:37:00Z">
        <w:r w:rsidR="00FC6174">
          <w:rPr>
            <w:rFonts w:cs="Times New Roman" w:hint="eastAsia"/>
            <w:color w:val="000000" w:themeColor="text1"/>
            <w:szCs w:val="21"/>
          </w:rPr>
          <w:t>后加上</w:t>
        </w:r>
      </w:ins>
      <w:ins w:id="127" w:author="Han Chi" w:date="2023-04-30T00:38:00Z">
        <w:r w:rsidR="00FC6174">
          <w:rPr>
            <w:rFonts w:cs="Times New Roman" w:hint="eastAsia"/>
            <w:color w:val="000000" w:themeColor="text1"/>
            <w:szCs w:val="21"/>
          </w:rPr>
          <w:t>英文句点（</w:t>
        </w:r>
        <w:r w:rsidR="00FC6174">
          <w:rPr>
            <w:rFonts w:cs="Times New Roman" w:hint="eastAsia"/>
            <w:color w:val="000000" w:themeColor="text1"/>
            <w:szCs w:val="21"/>
          </w:rPr>
          <w:t>period</w:t>
        </w:r>
        <w:r w:rsidR="00FC6174">
          <w:rPr>
            <w:rFonts w:cs="Times New Roman" w:hint="eastAsia"/>
            <w:color w:val="000000" w:themeColor="text1"/>
            <w:szCs w:val="21"/>
          </w:rPr>
          <w:t>）。</w:t>
        </w:r>
        <w:r w:rsidR="00FC6174">
          <w:rPr>
            <w:rFonts w:cs="Times New Roman" w:hint="eastAsia"/>
            <w:i/>
            <w:iCs/>
            <w:color w:val="000000" w:themeColor="text1"/>
            <w:szCs w:val="21"/>
          </w:rPr>
          <w:t>I</w:t>
        </w:r>
        <w:r w:rsidR="00FC6174" w:rsidRPr="00FC6174">
          <w:rPr>
            <w:rFonts w:cs="Times New Roman"/>
            <w:i/>
            <w:iCs/>
            <w:color w:val="000000" w:themeColor="text1"/>
            <w:szCs w:val="21"/>
            <w:rPrChange w:id="128" w:author="Han Chi" w:date="2023-04-30T00:38:00Z">
              <w:rPr>
                <w:rFonts w:cs="Times New Roman"/>
                <w:color w:val="000000" w:themeColor="text1"/>
                <w:szCs w:val="21"/>
              </w:rPr>
            </w:rPrChange>
          </w:rPr>
          <w:t>d</w:t>
        </w:r>
        <w:r w:rsidR="00FC6174">
          <w:rPr>
            <w:rFonts w:cs="Times New Roman"/>
            <w:i/>
            <w:iCs/>
            <w:color w:val="000000" w:themeColor="text1"/>
            <w:szCs w:val="21"/>
          </w:rPr>
          <w:t>.</w:t>
        </w:r>
      </w:ins>
      <w:ins w:id="129" w:author="Han Chi" w:date="2023-04-30T00:32:00Z">
        <w:r w:rsidR="001E37CE">
          <w:rPr>
            <w:rFonts w:cs="Times New Roman" w:hint="eastAsia"/>
            <w:color w:val="000000" w:themeColor="text1"/>
            <w:szCs w:val="21"/>
          </w:rPr>
          <w:t>也可以</w:t>
        </w:r>
      </w:ins>
      <w:ins w:id="130" w:author="Han Chi" w:date="2023-04-30T00:33:00Z">
        <w:r w:rsidR="001E37CE">
          <w:rPr>
            <w:rFonts w:cs="Times New Roman" w:hint="eastAsia"/>
            <w:color w:val="000000" w:themeColor="text1"/>
            <w:szCs w:val="21"/>
          </w:rPr>
          <w:t>发生页码变化，</w:t>
        </w:r>
      </w:ins>
      <w:ins w:id="131" w:author="Han Chi" w:date="2023-04-30T00:35:00Z">
        <w:r w:rsidR="001E37CE">
          <w:rPr>
            <w:rFonts w:cs="Times New Roman" w:hint="eastAsia"/>
            <w:color w:val="000000" w:themeColor="text1"/>
            <w:szCs w:val="21"/>
          </w:rPr>
          <w:t>如果是专著、论文、判例等以页码为引用对象</w:t>
        </w:r>
      </w:ins>
      <w:ins w:id="132" w:author="Han Chi" w:date="2023-04-30T00:36:00Z">
        <w:r w:rsidR="001E37CE">
          <w:rPr>
            <w:rFonts w:cs="Times New Roman" w:hint="eastAsia"/>
            <w:color w:val="000000" w:themeColor="text1"/>
            <w:szCs w:val="21"/>
          </w:rPr>
          <w:t>的文献</w:t>
        </w:r>
      </w:ins>
      <w:ins w:id="133" w:author="Han Chi" w:date="2023-04-30T00:35:00Z">
        <w:r w:rsidR="001E37CE">
          <w:rPr>
            <w:rFonts w:cs="Times New Roman" w:hint="eastAsia"/>
            <w:color w:val="000000" w:themeColor="text1"/>
            <w:szCs w:val="21"/>
          </w:rPr>
          <w:t>，需要加上</w:t>
        </w:r>
        <w:r w:rsidR="001E37CE">
          <w:rPr>
            <w:rFonts w:cs="Times New Roman" w:hint="eastAsia"/>
            <w:color w:val="000000" w:themeColor="text1"/>
            <w:szCs w:val="21"/>
          </w:rPr>
          <w:t>at</w:t>
        </w:r>
        <w:r w:rsidR="001E37CE">
          <w:rPr>
            <w:rFonts w:cs="Times New Roman" w:hint="eastAsia"/>
            <w:color w:val="000000" w:themeColor="text1"/>
            <w:szCs w:val="21"/>
          </w:rPr>
          <w:t>；但以段落</w:t>
        </w:r>
      </w:ins>
      <w:ins w:id="134" w:author="Han Chi" w:date="2023-04-30T00:36:00Z">
        <w:r w:rsidR="001E37CE">
          <w:rPr>
            <w:rFonts w:cs="Times New Roman" w:hint="eastAsia"/>
            <w:color w:val="000000" w:themeColor="text1"/>
            <w:szCs w:val="21"/>
          </w:rPr>
          <w:t>（§）为引用对象的文献，就不需要加上</w:t>
        </w:r>
        <w:r w:rsidR="001E37CE">
          <w:rPr>
            <w:rFonts w:cs="Times New Roman" w:hint="eastAsia"/>
            <w:color w:val="000000" w:themeColor="text1"/>
            <w:szCs w:val="21"/>
          </w:rPr>
          <w:t>at</w:t>
        </w:r>
        <w:r w:rsidR="001E37CE">
          <w:rPr>
            <w:rFonts w:cs="Times New Roman" w:hint="eastAsia"/>
            <w:color w:val="000000" w:themeColor="text1"/>
            <w:szCs w:val="21"/>
          </w:rPr>
          <w:t>。</w:t>
        </w:r>
      </w:ins>
      <w:ins w:id="135" w:author="Han Chi" w:date="2023-04-30T00:33:00Z">
        <w:r w:rsidR="001E37CE">
          <w:rPr>
            <w:rFonts w:cs="Times New Roman" w:hint="eastAsia"/>
            <w:color w:val="000000" w:themeColor="text1"/>
            <w:szCs w:val="21"/>
          </w:rPr>
          <w:t>那么前面三个例子就可以分别写为：</w:t>
        </w:r>
      </w:ins>
    </w:p>
    <w:p w14:paraId="17C7EA90" w14:textId="3C2F0C5C" w:rsidR="001E37CE" w:rsidRDefault="001E37CE" w:rsidP="00B216D2">
      <w:pPr>
        <w:rPr>
          <w:ins w:id="136" w:author="Han Chi" w:date="2023-04-30T00:34:00Z"/>
          <w:rFonts w:cs="Times New Roman"/>
          <w:color w:val="000000" w:themeColor="text1"/>
          <w:szCs w:val="21"/>
        </w:rPr>
      </w:pPr>
      <w:ins w:id="137" w:author="Han Chi" w:date="2023-04-30T00:33:00Z">
        <w:r>
          <w:rPr>
            <w:rFonts w:cs="Times New Roman"/>
            <w:color w:val="000000" w:themeColor="text1"/>
            <w:szCs w:val="21"/>
          </w:rPr>
          <w:t xml:space="preserve">[1] </w:t>
        </w:r>
        <w:r w:rsidRPr="001E37CE">
          <w:rPr>
            <w:rFonts w:cs="Times New Roman"/>
            <w:smallCaps/>
            <w:color w:val="000000" w:themeColor="text1"/>
            <w:szCs w:val="21"/>
            <w:rPrChange w:id="138" w:author="Han Chi" w:date="2023-04-30T00:34:00Z">
              <w:rPr>
                <w:rFonts w:cs="Times New Roman"/>
                <w:color w:val="000000" w:themeColor="text1"/>
                <w:szCs w:val="21"/>
              </w:rPr>
            </w:rPrChange>
          </w:rPr>
          <w:t>Joseph Raz,</w:t>
        </w:r>
      </w:ins>
      <w:ins w:id="139" w:author="Han Chi" w:date="2023-04-30T00:34:00Z">
        <w:r w:rsidRPr="001E37CE">
          <w:rPr>
            <w:rFonts w:cs="Times New Roman"/>
            <w:smallCaps/>
            <w:color w:val="000000" w:themeColor="text1"/>
            <w:szCs w:val="21"/>
            <w:rPrChange w:id="140" w:author="Han Chi" w:date="2023-04-30T00:34:00Z">
              <w:rPr>
                <w:rFonts w:cs="Times New Roman"/>
                <w:color w:val="000000" w:themeColor="text1"/>
                <w:szCs w:val="21"/>
              </w:rPr>
            </w:rPrChange>
          </w:rPr>
          <w:t xml:space="preserve"> The Authority of Law: Essays on Law and Morality</w:t>
        </w:r>
        <w:r>
          <w:rPr>
            <w:rFonts w:cs="Times New Roman"/>
            <w:color w:val="000000" w:themeColor="text1"/>
            <w:szCs w:val="21"/>
          </w:rPr>
          <w:t xml:space="preserve"> 3 (2d ed. 2009).</w:t>
        </w:r>
      </w:ins>
    </w:p>
    <w:p w14:paraId="6C5E8B2B" w14:textId="64392D1D" w:rsidR="001E37CE" w:rsidRPr="001E37CE" w:rsidRDefault="001E37CE" w:rsidP="00B216D2">
      <w:pPr>
        <w:rPr>
          <w:ins w:id="141" w:author="Han Chi" w:date="2023-04-30T00:22:00Z"/>
          <w:rFonts w:cs="Times New Roman"/>
          <w:color w:val="000000" w:themeColor="text1"/>
          <w:szCs w:val="21"/>
        </w:rPr>
      </w:pPr>
      <w:ins w:id="142" w:author="Han Chi" w:date="2023-04-30T00:34:00Z">
        <w:r>
          <w:rPr>
            <w:rFonts w:cs="Times New Roman" w:hint="eastAsia"/>
            <w:color w:val="000000" w:themeColor="text1"/>
            <w:szCs w:val="21"/>
          </w:rPr>
          <w:t>[</w:t>
        </w:r>
        <w:r>
          <w:rPr>
            <w:rFonts w:cs="Times New Roman"/>
            <w:color w:val="000000" w:themeColor="text1"/>
            <w:szCs w:val="21"/>
          </w:rPr>
          <w:t xml:space="preserve">2] </w:t>
        </w:r>
        <w:r>
          <w:rPr>
            <w:rFonts w:cs="Times New Roman"/>
            <w:i/>
            <w:iCs/>
            <w:color w:val="000000" w:themeColor="text1"/>
            <w:szCs w:val="21"/>
          </w:rPr>
          <w:t>Id.</w:t>
        </w:r>
      </w:ins>
    </w:p>
    <w:p w14:paraId="72C3C12B" w14:textId="77777777" w:rsidR="00DB0B3D" w:rsidRDefault="00DB0B3D" w:rsidP="00B216D2">
      <w:pPr>
        <w:rPr>
          <w:ins w:id="143" w:author="Han Chi" w:date="2023-04-30T00:35:00Z"/>
          <w:rFonts w:cs="Times New Roman"/>
          <w:color w:val="000000" w:themeColor="text1"/>
          <w:szCs w:val="21"/>
        </w:rPr>
      </w:pPr>
    </w:p>
    <w:p w14:paraId="2E40FA3F" w14:textId="77777777" w:rsidR="001E37CE" w:rsidRDefault="001E37CE" w:rsidP="001E37CE">
      <w:pPr>
        <w:rPr>
          <w:ins w:id="144" w:author="Han Chi" w:date="2023-04-30T00:35:00Z"/>
          <w:rFonts w:cs="Times New Roman"/>
          <w:color w:val="000000" w:themeColor="text1"/>
          <w:szCs w:val="21"/>
        </w:rPr>
      </w:pPr>
      <w:ins w:id="145" w:author="Han Chi" w:date="2023-04-30T00:35:00Z">
        <w:r>
          <w:rPr>
            <w:rFonts w:cs="Times New Roman"/>
            <w:color w:val="000000" w:themeColor="text1"/>
            <w:szCs w:val="21"/>
          </w:rPr>
          <w:t xml:space="preserve">[1] </w:t>
        </w:r>
        <w:r w:rsidRPr="00D6217B">
          <w:rPr>
            <w:rFonts w:cs="Times New Roman"/>
            <w:smallCaps/>
            <w:color w:val="000000" w:themeColor="text1"/>
            <w:szCs w:val="21"/>
          </w:rPr>
          <w:t>Joseph Raz, The Authority of Law: Essays on Law and Morality</w:t>
        </w:r>
        <w:r>
          <w:rPr>
            <w:rFonts w:cs="Times New Roman"/>
            <w:color w:val="000000" w:themeColor="text1"/>
            <w:szCs w:val="21"/>
          </w:rPr>
          <w:t xml:space="preserve"> 3 (2d ed. 2009).</w:t>
        </w:r>
      </w:ins>
    </w:p>
    <w:p w14:paraId="0DCD0B1F" w14:textId="5B493FDC" w:rsidR="001E37CE" w:rsidRPr="001E37CE" w:rsidRDefault="001E37CE">
      <w:pPr>
        <w:rPr>
          <w:ins w:id="146" w:author="Han Chi" w:date="2023-04-30T00:35:00Z"/>
          <w:rFonts w:cs="Times New Roman"/>
          <w:color w:val="000000" w:themeColor="text1"/>
          <w:szCs w:val="21"/>
        </w:rPr>
      </w:pPr>
      <w:ins w:id="147" w:author="Han Chi" w:date="2023-04-30T00:35:00Z">
        <w:r>
          <w:rPr>
            <w:rFonts w:cs="Times New Roman" w:hint="eastAsia"/>
            <w:color w:val="000000" w:themeColor="text1"/>
            <w:szCs w:val="21"/>
          </w:rPr>
          <w:t>[</w:t>
        </w:r>
        <w:r>
          <w:rPr>
            <w:rFonts w:cs="Times New Roman"/>
            <w:color w:val="000000" w:themeColor="text1"/>
            <w:szCs w:val="21"/>
          </w:rPr>
          <w:t xml:space="preserve">2] </w:t>
        </w:r>
        <w:r>
          <w:rPr>
            <w:rFonts w:cs="Times New Roman"/>
            <w:i/>
            <w:iCs/>
            <w:color w:val="000000" w:themeColor="text1"/>
            <w:szCs w:val="21"/>
          </w:rPr>
          <w:t>Id.</w:t>
        </w:r>
      </w:ins>
      <w:ins w:id="148" w:author="Han Chi" w:date="2023-04-30T00:36:00Z">
        <w:r>
          <w:rPr>
            <w:rFonts w:cs="Times New Roman"/>
            <w:i/>
            <w:iCs/>
            <w:color w:val="000000" w:themeColor="text1"/>
            <w:szCs w:val="21"/>
          </w:rPr>
          <w:t xml:space="preserve"> </w:t>
        </w:r>
      </w:ins>
      <w:ins w:id="149" w:author="Han Chi" w:date="2023-04-30T00:37:00Z">
        <w:r>
          <w:rPr>
            <w:rFonts w:cs="Times New Roman"/>
            <w:color w:val="000000" w:themeColor="text1"/>
            <w:szCs w:val="21"/>
          </w:rPr>
          <w:t xml:space="preserve">at </w:t>
        </w:r>
      </w:ins>
      <w:ins w:id="150" w:author="Han Chi" w:date="2023-04-30T00:36:00Z">
        <w:r>
          <w:rPr>
            <w:rFonts w:cs="Times New Roman"/>
            <w:color w:val="000000" w:themeColor="text1"/>
            <w:szCs w:val="21"/>
          </w:rPr>
          <w:t>6.</w:t>
        </w:r>
      </w:ins>
    </w:p>
    <w:p w14:paraId="555FC838" w14:textId="77777777" w:rsidR="001E37CE" w:rsidRDefault="001E37CE" w:rsidP="00B216D2">
      <w:pPr>
        <w:rPr>
          <w:ins w:id="151" w:author="Han Chi" w:date="2023-04-30T00:38:00Z"/>
          <w:rFonts w:cs="Times New Roman"/>
          <w:color w:val="000000" w:themeColor="text1"/>
          <w:szCs w:val="21"/>
        </w:rPr>
      </w:pPr>
    </w:p>
    <w:p w14:paraId="017ED480" w14:textId="23461C1E" w:rsidR="00AA4A6F" w:rsidRPr="00AA4A6F" w:rsidRDefault="00AA4A6F" w:rsidP="00B216D2">
      <w:pPr>
        <w:rPr>
          <w:ins w:id="152" w:author="Han Chi" w:date="2023-04-30T00:38:00Z"/>
          <w:rFonts w:cs="Times New Roman"/>
          <w:color w:val="000000" w:themeColor="text1"/>
          <w:szCs w:val="21"/>
        </w:rPr>
      </w:pPr>
      <w:ins w:id="153" w:author="Han Chi" w:date="2023-04-30T00:38:00Z">
        <w:r>
          <w:rPr>
            <w:rFonts w:cs="Times New Roman" w:hint="eastAsia"/>
            <w:color w:val="000000" w:themeColor="text1"/>
            <w:szCs w:val="21"/>
          </w:rPr>
          <w:t>对于非连续脚注中</w:t>
        </w:r>
      </w:ins>
      <w:ins w:id="154" w:author="Han Chi" w:date="2023-04-30T00:39:00Z">
        <w:r>
          <w:rPr>
            <w:rFonts w:cs="Times New Roman" w:hint="eastAsia"/>
            <w:color w:val="000000" w:themeColor="text1"/>
            <w:szCs w:val="21"/>
          </w:rPr>
          <w:t>进行交叉引用的，则需要使用</w:t>
        </w:r>
        <w:r>
          <w:rPr>
            <w:rFonts w:cs="Times New Roman" w:hint="eastAsia"/>
            <w:i/>
            <w:iCs/>
            <w:color w:val="000000" w:themeColor="text1"/>
            <w:szCs w:val="21"/>
          </w:rPr>
          <w:t>supra</w:t>
        </w:r>
        <w:r>
          <w:rPr>
            <w:rFonts w:cs="Times New Roman" w:hint="eastAsia"/>
            <w:color w:val="000000" w:themeColor="text1"/>
            <w:szCs w:val="21"/>
          </w:rPr>
          <w:t>，</w:t>
        </w:r>
      </w:ins>
      <w:ins w:id="155" w:author="Han Chi" w:date="2023-04-30T00:40:00Z">
        <w:r w:rsidR="005B3997">
          <w:rPr>
            <w:rFonts w:cs="Times New Roman" w:hint="eastAsia"/>
            <w:color w:val="000000" w:themeColor="text1"/>
            <w:szCs w:val="21"/>
          </w:rPr>
          <w:t>同时遵循</w:t>
        </w:r>
        <w:r w:rsidR="005B3997">
          <w:rPr>
            <w:rFonts w:cs="Times New Roman" w:hint="eastAsia"/>
            <w:color w:val="000000" w:themeColor="text1"/>
            <w:szCs w:val="21"/>
          </w:rPr>
          <w:t>at</w:t>
        </w:r>
        <w:r w:rsidR="005B3997">
          <w:rPr>
            <w:rFonts w:cs="Times New Roman" w:hint="eastAsia"/>
            <w:color w:val="000000" w:themeColor="text1"/>
            <w:szCs w:val="21"/>
          </w:rPr>
          <w:t>的使用规则。</w:t>
        </w:r>
      </w:ins>
      <w:ins w:id="156" w:author="Han Chi" w:date="2023-04-30T00:39:00Z">
        <w:r>
          <w:rPr>
            <w:rFonts w:cs="Times New Roman" w:hint="eastAsia"/>
            <w:color w:val="000000" w:themeColor="text1"/>
            <w:szCs w:val="21"/>
          </w:rPr>
          <w:t>但需要注意的是，</w:t>
        </w:r>
        <w:r w:rsidRPr="005B3997">
          <w:rPr>
            <w:rFonts w:cs="Times New Roman"/>
            <w:i/>
            <w:iCs/>
            <w:color w:val="000000" w:themeColor="text1"/>
            <w:szCs w:val="21"/>
            <w:rPrChange w:id="157" w:author="Han Chi" w:date="2023-04-30T00:40:00Z">
              <w:rPr>
                <w:rFonts w:cs="Times New Roman"/>
                <w:color w:val="000000" w:themeColor="text1"/>
                <w:szCs w:val="21"/>
              </w:rPr>
            </w:rPrChange>
          </w:rPr>
          <w:t>supra</w:t>
        </w:r>
        <w:r>
          <w:rPr>
            <w:rFonts w:cs="Times New Roman" w:hint="eastAsia"/>
            <w:color w:val="000000" w:themeColor="text1"/>
            <w:szCs w:val="21"/>
          </w:rPr>
          <w:t>的使用就不要求</w:t>
        </w:r>
        <w:r w:rsidR="005B3997">
          <w:rPr>
            <w:rFonts w:cs="Times New Roman" w:hint="eastAsia"/>
            <w:color w:val="000000" w:themeColor="text1"/>
            <w:szCs w:val="21"/>
          </w:rPr>
          <w:t>在先引文中只有一条引注，可以有多个文献源，但在引注时必须注明到底是哪个文献</w:t>
        </w:r>
      </w:ins>
      <w:ins w:id="158" w:author="Han Chi" w:date="2023-04-30T00:41:00Z">
        <w:r w:rsidR="000C5A51">
          <w:rPr>
            <w:rFonts w:cs="Times New Roman" w:hint="eastAsia"/>
            <w:color w:val="000000" w:themeColor="text1"/>
            <w:szCs w:val="21"/>
          </w:rPr>
          <w:t>（一般也是以作者的姓氏</w:t>
        </w:r>
      </w:ins>
      <w:ins w:id="159" w:author="Han Chi" w:date="2023-04-30T00:42:00Z">
        <w:r w:rsidR="000C5A51">
          <w:rPr>
            <w:rFonts w:cs="Times New Roman" w:hint="eastAsia"/>
            <w:color w:val="000000" w:themeColor="text1"/>
            <w:szCs w:val="21"/>
          </w:rPr>
          <w:t>作为区分</w:t>
        </w:r>
      </w:ins>
      <w:ins w:id="160" w:author="Han Chi" w:date="2023-04-30T00:41:00Z">
        <w:r w:rsidR="000C5A51">
          <w:rPr>
            <w:rFonts w:cs="Times New Roman" w:hint="eastAsia"/>
            <w:color w:val="000000" w:themeColor="text1"/>
            <w:szCs w:val="21"/>
          </w:rPr>
          <w:t>）</w:t>
        </w:r>
      </w:ins>
      <w:ins w:id="161" w:author="Han Chi" w:date="2023-04-30T00:39:00Z">
        <w:r w:rsidR="005B3997">
          <w:rPr>
            <w:rFonts w:cs="Times New Roman" w:hint="eastAsia"/>
            <w:color w:val="000000" w:themeColor="text1"/>
            <w:szCs w:val="21"/>
          </w:rPr>
          <w:t>。</w:t>
        </w:r>
      </w:ins>
    </w:p>
    <w:p w14:paraId="1C689503" w14:textId="77777777" w:rsidR="00AA4A6F" w:rsidRDefault="00AA4A6F" w:rsidP="00AA4A6F">
      <w:pPr>
        <w:rPr>
          <w:ins w:id="162" w:author="Han Chi" w:date="2023-04-30T00:38:00Z"/>
          <w:rFonts w:cs="Times New Roman"/>
          <w:color w:val="000000" w:themeColor="text1"/>
          <w:szCs w:val="21"/>
        </w:rPr>
      </w:pPr>
      <w:ins w:id="163" w:author="Han Chi" w:date="2023-04-30T00:38:00Z">
        <w:r>
          <w:rPr>
            <w:rFonts w:cs="Times New Roman"/>
            <w:color w:val="000000" w:themeColor="text1"/>
            <w:szCs w:val="21"/>
          </w:rPr>
          <w:t xml:space="preserve">[1] </w:t>
        </w:r>
        <w:r w:rsidRPr="00D6217B">
          <w:rPr>
            <w:rFonts w:cs="Times New Roman"/>
            <w:smallCaps/>
            <w:color w:val="000000" w:themeColor="text1"/>
            <w:szCs w:val="21"/>
          </w:rPr>
          <w:t>Joseph Raz, The Authority of Law: Essays on Law and Morality</w:t>
        </w:r>
        <w:r>
          <w:rPr>
            <w:rFonts w:cs="Times New Roman"/>
            <w:color w:val="000000" w:themeColor="text1"/>
            <w:szCs w:val="21"/>
          </w:rPr>
          <w:t xml:space="preserve"> 3 (2d ed. 2009).</w:t>
        </w:r>
      </w:ins>
    </w:p>
    <w:p w14:paraId="732963BC" w14:textId="77777777" w:rsidR="00AA4A6F" w:rsidRDefault="00AA4A6F" w:rsidP="00AA4A6F">
      <w:pPr>
        <w:rPr>
          <w:ins w:id="164" w:author="Han Chi" w:date="2023-04-30T00:40:00Z"/>
          <w:rFonts w:cs="Times New Roman"/>
          <w:color w:val="000000" w:themeColor="text1"/>
          <w:szCs w:val="21"/>
        </w:rPr>
      </w:pPr>
      <w:ins w:id="165" w:author="Han Chi" w:date="2023-04-30T00:38:00Z">
        <w:r>
          <w:rPr>
            <w:rFonts w:cs="Times New Roman" w:hint="eastAsia"/>
            <w:color w:val="000000" w:themeColor="text1"/>
            <w:szCs w:val="21"/>
          </w:rPr>
          <w:t>[</w:t>
        </w:r>
        <w:r>
          <w:rPr>
            <w:rFonts w:cs="Times New Roman"/>
            <w:color w:val="000000" w:themeColor="text1"/>
            <w:szCs w:val="21"/>
          </w:rPr>
          <w:t xml:space="preserve">2] </w:t>
        </w:r>
        <w:r>
          <w:rPr>
            <w:rFonts w:cs="Times New Roman"/>
            <w:i/>
            <w:iCs/>
            <w:color w:val="000000" w:themeColor="text1"/>
            <w:szCs w:val="21"/>
          </w:rPr>
          <w:t xml:space="preserve">Id. </w:t>
        </w:r>
        <w:r>
          <w:rPr>
            <w:rFonts w:cs="Times New Roman"/>
            <w:color w:val="000000" w:themeColor="text1"/>
            <w:szCs w:val="21"/>
          </w:rPr>
          <w:t>at 6.</w:t>
        </w:r>
      </w:ins>
    </w:p>
    <w:p w14:paraId="32DB45CC" w14:textId="2CB58E6E" w:rsidR="005B3997" w:rsidRDefault="005B3997" w:rsidP="00AA4A6F">
      <w:pPr>
        <w:rPr>
          <w:ins w:id="166" w:author="Han Chi" w:date="2023-04-30T00:40:00Z"/>
          <w:rFonts w:cs="Times New Roman"/>
          <w:color w:val="000000" w:themeColor="text1"/>
          <w:szCs w:val="21"/>
        </w:rPr>
      </w:pPr>
      <w:ins w:id="167" w:author="Han Chi" w:date="2023-04-30T00:40:00Z">
        <w:r>
          <w:rPr>
            <w:rFonts w:cs="Times New Roman"/>
            <w:color w:val="000000" w:themeColor="text1"/>
            <w:szCs w:val="21"/>
          </w:rPr>
          <w:t>…</w:t>
        </w:r>
      </w:ins>
    </w:p>
    <w:p w14:paraId="12A6E9ED" w14:textId="192299F4" w:rsidR="005B3997" w:rsidRDefault="005B3997" w:rsidP="00AA4A6F">
      <w:pPr>
        <w:rPr>
          <w:ins w:id="168" w:author="Han Chi" w:date="2023-04-30T00:40:00Z"/>
          <w:rFonts w:cs="Times New Roman"/>
          <w:iCs/>
          <w:color w:val="000000" w:themeColor="text1"/>
          <w:szCs w:val="21"/>
        </w:rPr>
      </w:pPr>
      <w:ins w:id="169" w:author="Han Chi" w:date="2023-04-30T00:40:00Z">
        <w:r>
          <w:rPr>
            <w:rFonts w:cs="Times New Roman" w:hint="eastAsia"/>
            <w:color w:val="000000" w:themeColor="text1"/>
            <w:szCs w:val="21"/>
          </w:rPr>
          <w:t>[</w:t>
        </w:r>
        <w:r>
          <w:rPr>
            <w:rFonts w:cs="Times New Roman"/>
            <w:color w:val="000000" w:themeColor="text1"/>
            <w:szCs w:val="21"/>
          </w:rPr>
          <w:t xml:space="preserve">8] </w:t>
        </w:r>
        <w:r>
          <w:rPr>
            <w:rFonts w:cs="Times New Roman"/>
            <w:i/>
            <w:color w:val="000000" w:themeColor="text1"/>
            <w:szCs w:val="21"/>
          </w:rPr>
          <w:t xml:space="preserve">Supra </w:t>
        </w:r>
        <w:r>
          <w:rPr>
            <w:rFonts w:cs="Times New Roman"/>
            <w:iCs/>
            <w:color w:val="000000" w:themeColor="text1"/>
            <w:szCs w:val="21"/>
          </w:rPr>
          <w:t xml:space="preserve">note 1, at </w:t>
        </w:r>
        <w:r w:rsidR="00AB261B">
          <w:rPr>
            <w:rFonts w:cs="Times New Roman"/>
            <w:iCs/>
            <w:color w:val="000000" w:themeColor="text1"/>
            <w:szCs w:val="21"/>
          </w:rPr>
          <w:t>18.</w:t>
        </w:r>
      </w:ins>
    </w:p>
    <w:p w14:paraId="7077B155" w14:textId="77777777" w:rsidR="00DB0B3D" w:rsidRPr="00DB0B3D" w:rsidRDefault="00DB0B3D" w:rsidP="00B216D2">
      <w:pPr>
        <w:rPr>
          <w:rFonts w:cs="Times New Roman"/>
          <w:color w:val="000000" w:themeColor="text1"/>
          <w:szCs w:val="21"/>
        </w:rPr>
      </w:pPr>
    </w:p>
    <w:p w14:paraId="7F75FB27" w14:textId="1DC248FF" w:rsidR="00CB4594" w:rsidRPr="00E1001F" w:rsidDel="00ED4BBF" w:rsidRDefault="00CB4594" w:rsidP="00B216D2">
      <w:pPr>
        <w:rPr>
          <w:del w:id="170" w:author="Han Chi" w:date="2023-04-30T00:28:00Z"/>
          <w:rFonts w:cs="Times New Roman"/>
          <w:color w:val="000000" w:themeColor="text1"/>
          <w:szCs w:val="21"/>
          <w:highlight w:val="yellow"/>
        </w:rPr>
      </w:pPr>
      <w:del w:id="171" w:author="Han Chi" w:date="2023-04-30T00:28:00Z">
        <w:r w:rsidRPr="00E1001F" w:rsidDel="00ED4BBF">
          <w:rPr>
            <w:rFonts w:cs="Times New Roman" w:hint="eastAsia"/>
            <w:color w:val="000000" w:themeColor="text1"/>
            <w:szCs w:val="21"/>
            <w:highlight w:val="yellow"/>
          </w:rPr>
          <w:delText>需要指出，</w:delText>
        </w:r>
        <w:r w:rsidRPr="00E1001F" w:rsidDel="00ED4BBF">
          <w:rPr>
            <w:rFonts w:cs="Times New Roman" w:hint="eastAsia"/>
            <w:color w:val="000000" w:themeColor="text1"/>
            <w:szCs w:val="21"/>
            <w:highlight w:val="yellow"/>
          </w:rPr>
          <w:delText>OSCOLA</w:delText>
        </w:r>
        <w:r w:rsidRPr="00E1001F" w:rsidDel="00ED4BBF">
          <w:rPr>
            <w:rFonts w:cs="Times New Roman" w:hint="eastAsia"/>
            <w:color w:val="000000" w:themeColor="text1"/>
            <w:szCs w:val="21"/>
            <w:highlight w:val="yellow"/>
          </w:rPr>
          <w:delText>只有</w:delText>
        </w:r>
        <w:r w:rsidRPr="00E1001F" w:rsidDel="00ED4BBF">
          <w:rPr>
            <w:rFonts w:cs="Times New Roman" w:hint="eastAsia"/>
            <w:color w:val="000000" w:themeColor="text1"/>
            <w:szCs w:val="21"/>
            <w:highlight w:val="yellow"/>
          </w:rPr>
          <w:delText>ibid</w:delText>
        </w:r>
        <w:r w:rsidRPr="00E1001F" w:rsidDel="00ED4BBF">
          <w:rPr>
            <w:rFonts w:cs="Times New Roman" w:hint="eastAsia"/>
            <w:color w:val="000000" w:themeColor="text1"/>
            <w:szCs w:val="21"/>
            <w:highlight w:val="yellow"/>
          </w:rPr>
          <w:delText>（即中文「同</w:delText>
        </w:r>
        <w:r w:rsidR="00E1001F" w:rsidRPr="00E1001F" w:rsidDel="00ED4BBF">
          <w:rPr>
            <w:rFonts w:cs="Times New Roman" w:hint="eastAsia"/>
            <w:color w:val="000000" w:themeColor="text1"/>
            <w:szCs w:val="21"/>
            <w:highlight w:val="yellow"/>
          </w:rPr>
          <w:delText>上</w:delText>
        </w:r>
        <w:r w:rsidRPr="00E1001F" w:rsidDel="00ED4BBF">
          <w:rPr>
            <w:rFonts w:cs="Times New Roman" w:hint="eastAsia"/>
            <w:color w:val="000000" w:themeColor="text1"/>
            <w:szCs w:val="21"/>
            <w:highlight w:val="yellow"/>
          </w:rPr>
          <w:delText>注」）和</w:delText>
        </w:r>
        <w:r w:rsidR="00E1001F" w:rsidRPr="00E1001F" w:rsidDel="00ED4BBF">
          <w:rPr>
            <w:rFonts w:cs="Times New Roman" w:hint="eastAsia"/>
            <w:color w:val="000000" w:themeColor="text1"/>
            <w:szCs w:val="21"/>
            <w:highlight w:val="yellow"/>
          </w:rPr>
          <w:delText>「缩写</w:delText>
        </w:r>
        <w:r w:rsidR="00E1001F" w:rsidRPr="00E1001F" w:rsidDel="00ED4BBF">
          <w:rPr>
            <w:rFonts w:cs="Times New Roman" w:hint="eastAsia"/>
            <w:color w:val="000000" w:themeColor="text1"/>
            <w:szCs w:val="21"/>
            <w:highlight w:val="yellow"/>
          </w:rPr>
          <w:delText xml:space="preserve"> (</w:delText>
        </w:r>
        <w:r w:rsidR="00E1001F" w:rsidRPr="00E1001F" w:rsidDel="00ED4BBF">
          <w:rPr>
            <w:rFonts w:cs="Times New Roman"/>
            <w:color w:val="000000" w:themeColor="text1"/>
            <w:szCs w:val="21"/>
            <w:highlight w:val="yellow"/>
          </w:rPr>
          <w:delText>n xx)</w:delText>
        </w:r>
        <w:r w:rsidR="00E1001F" w:rsidRPr="00E1001F" w:rsidDel="00ED4BBF">
          <w:rPr>
            <w:rFonts w:cs="Times New Roman" w:hint="eastAsia"/>
            <w:color w:val="000000" w:themeColor="text1"/>
            <w:szCs w:val="21"/>
            <w:highlight w:val="yellow"/>
          </w:rPr>
          <w:delText>」（即中文「</w:delText>
        </w:r>
        <w:r w:rsidR="00E1001F" w:rsidRPr="00E1001F" w:rsidDel="00ED4BBF">
          <w:rPr>
            <w:rFonts w:cs="Times New Roman" w:hint="eastAsia"/>
            <w:color w:val="000000" w:themeColor="text1"/>
            <w:szCs w:val="21"/>
            <w:highlight w:val="yellow"/>
          </w:rPr>
          <w:delText>xx</w:delText>
        </w:r>
        <w:r w:rsidR="00E1001F" w:rsidRPr="00E1001F" w:rsidDel="00ED4BBF">
          <w:rPr>
            <w:rFonts w:cs="Times New Roman" w:hint="eastAsia"/>
            <w:color w:val="000000" w:themeColor="text1"/>
            <w:szCs w:val="21"/>
            <w:highlight w:val="yellow"/>
          </w:rPr>
          <w:delText>」）</w:delText>
        </w:r>
        <w:r w:rsidRPr="00E1001F" w:rsidDel="00ED4BBF">
          <w:rPr>
            <w:rFonts w:cs="Times New Roman" w:hint="eastAsia"/>
            <w:color w:val="000000" w:themeColor="text1"/>
            <w:szCs w:val="21"/>
            <w:highlight w:val="yellow"/>
          </w:rPr>
          <w:delText>的用法，而</w:delText>
        </w:r>
        <w:r w:rsidRPr="00E1001F" w:rsidDel="00ED4BBF">
          <w:rPr>
            <w:rFonts w:cs="Times New Roman" w:hint="eastAsia"/>
            <w:color w:val="000000" w:themeColor="text1"/>
            <w:szCs w:val="21"/>
            <w:highlight w:val="yellow"/>
          </w:rPr>
          <w:delText>Bluebook</w:delText>
        </w:r>
        <w:r w:rsidRPr="00E1001F" w:rsidDel="00ED4BBF">
          <w:rPr>
            <w:rFonts w:cs="Times New Roman" w:hint="eastAsia"/>
            <w:color w:val="000000" w:themeColor="text1"/>
            <w:szCs w:val="21"/>
            <w:highlight w:val="yellow"/>
          </w:rPr>
          <w:delText>则有</w:delText>
        </w:r>
        <w:r w:rsidRPr="00E1001F" w:rsidDel="00ED4BBF">
          <w:rPr>
            <w:rFonts w:cs="Times New Roman" w:hint="eastAsia"/>
            <w:color w:val="000000" w:themeColor="text1"/>
            <w:szCs w:val="21"/>
            <w:highlight w:val="yellow"/>
          </w:rPr>
          <w:delText>id</w:delText>
        </w:r>
        <w:r w:rsidRPr="00E1001F" w:rsidDel="00ED4BBF">
          <w:rPr>
            <w:rFonts w:cs="Times New Roman" w:hint="eastAsia"/>
            <w:color w:val="000000" w:themeColor="text1"/>
            <w:szCs w:val="21"/>
            <w:highlight w:val="yellow"/>
          </w:rPr>
          <w:delText>、</w:delText>
        </w:r>
        <w:r w:rsidRPr="00E1001F" w:rsidDel="00ED4BBF">
          <w:rPr>
            <w:i/>
            <w:iCs/>
            <w:highlight w:val="yellow"/>
          </w:rPr>
          <w:delText>Supra</w:delText>
        </w:r>
        <w:r w:rsidRPr="00E1001F" w:rsidDel="00ED4BBF">
          <w:rPr>
            <w:highlight w:val="yellow"/>
          </w:rPr>
          <w:delText xml:space="preserve"> note</w:delText>
        </w:r>
        <w:r w:rsidR="00E1001F" w:rsidRPr="00E1001F" w:rsidDel="00ED4BBF">
          <w:rPr>
            <w:rFonts w:hint="eastAsia"/>
            <w:highlight w:val="yellow"/>
          </w:rPr>
          <w:delText>等用法。笔者在此处均加以介绍：</w:delText>
        </w:r>
      </w:del>
    </w:p>
    <w:p w14:paraId="2EFD6462" w14:textId="417727EB" w:rsidR="00CB4594" w:rsidRPr="00E1001F" w:rsidDel="00ED4BBF" w:rsidRDefault="00CB4594" w:rsidP="00B216D2">
      <w:pPr>
        <w:rPr>
          <w:del w:id="172" w:author="Han Chi" w:date="2023-04-30T00:28:00Z"/>
          <w:rFonts w:cs="Times New Roman"/>
          <w:color w:val="000000" w:themeColor="text1"/>
          <w:szCs w:val="21"/>
          <w:highlight w:val="yellow"/>
        </w:rPr>
      </w:pPr>
    </w:p>
    <w:p w14:paraId="065E9DD2" w14:textId="4B28D233" w:rsidR="00F34DE0" w:rsidRPr="00E1001F" w:rsidDel="00ED4BBF" w:rsidRDefault="00E1001F" w:rsidP="00B216D2">
      <w:pPr>
        <w:rPr>
          <w:del w:id="173" w:author="Han Chi" w:date="2023-04-30T00:28:00Z"/>
          <w:highlight w:val="yellow"/>
        </w:rPr>
      </w:pPr>
      <w:del w:id="174" w:author="Han Chi" w:date="2023-04-30T00:28:00Z">
        <w:r w:rsidRPr="00E1001F" w:rsidDel="00ED4BBF">
          <w:rPr>
            <w:rFonts w:hint="eastAsia"/>
            <w:highlight w:val="yellow"/>
          </w:rPr>
          <w:delText>①</w:delText>
        </w:r>
        <w:r w:rsidRPr="00E1001F" w:rsidDel="00ED4BBF">
          <w:rPr>
            <w:rFonts w:hint="eastAsia"/>
            <w:highlight w:val="yellow"/>
          </w:rPr>
          <w:delText xml:space="preserve"> </w:delText>
        </w:r>
        <w:r w:rsidRPr="00E1001F" w:rsidDel="00ED4BBF">
          <w:rPr>
            <w:rFonts w:cs="Times New Roman" w:hint="eastAsia"/>
            <w:color w:val="000000" w:themeColor="text1"/>
            <w:szCs w:val="21"/>
            <w:highlight w:val="yellow"/>
          </w:rPr>
          <w:delText>在</w:delText>
        </w:r>
        <w:r w:rsidRPr="00E1001F" w:rsidDel="00ED4BBF">
          <w:rPr>
            <w:rFonts w:cs="Times New Roman" w:hint="eastAsia"/>
            <w:color w:val="000000" w:themeColor="text1"/>
            <w:szCs w:val="21"/>
            <w:highlight w:val="yellow"/>
          </w:rPr>
          <w:delText>Bluebook</w:delText>
        </w:r>
        <w:r w:rsidRPr="00E1001F" w:rsidDel="00ED4BBF">
          <w:rPr>
            <w:rFonts w:cs="Times New Roman" w:hint="eastAsia"/>
            <w:color w:val="000000" w:themeColor="text1"/>
            <w:szCs w:val="21"/>
            <w:highlight w:val="yellow"/>
          </w:rPr>
          <w:delText>体例下，只有</w:delText>
        </w:r>
        <w:r w:rsidR="00F34DE0" w:rsidRPr="00E1001F" w:rsidDel="00ED4BBF">
          <w:rPr>
            <w:rFonts w:hint="eastAsia"/>
            <w:highlight w:val="yellow"/>
          </w:rPr>
          <w:delText>后</w:delText>
        </w:r>
        <w:r w:rsidR="00F34DE0" w:rsidRPr="00E1001F" w:rsidDel="00ED4BBF">
          <w:rPr>
            <w:highlight w:val="yellow"/>
          </w:rPr>
          <w:delText>一个引用与前一个完全一致</w:delText>
        </w:r>
        <w:r w:rsidRPr="00E1001F" w:rsidDel="00ED4BBF">
          <w:rPr>
            <w:rFonts w:hint="eastAsia"/>
            <w:highlight w:val="yellow"/>
          </w:rPr>
          <w:delText>时才可以用</w:delText>
        </w:r>
        <w:r w:rsidR="00F34DE0" w:rsidRPr="00E1001F" w:rsidDel="00ED4BBF">
          <w:rPr>
            <w:rFonts w:hint="eastAsia"/>
            <w:highlight w:val="yellow"/>
          </w:rPr>
          <w:delText>i</w:delText>
        </w:r>
        <w:r w:rsidR="00F34DE0" w:rsidRPr="00E1001F" w:rsidDel="00ED4BBF">
          <w:rPr>
            <w:highlight w:val="yellow"/>
          </w:rPr>
          <w:delText>bid</w:delText>
        </w:r>
        <w:r w:rsidR="00F34DE0" w:rsidRPr="00E1001F" w:rsidDel="00ED4BBF">
          <w:rPr>
            <w:highlight w:val="yellow"/>
          </w:rPr>
          <w:delText>（</w:delText>
        </w:r>
        <w:r w:rsidRPr="00E1001F" w:rsidDel="00ED4BBF">
          <w:rPr>
            <w:rFonts w:hint="eastAsia"/>
            <w:highlight w:val="yellow"/>
          </w:rPr>
          <w:delText>即</w:delText>
        </w:r>
        <w:r w:rsidR="00F34DE0" w:rsidRPr="00E1001F" w:rsidDel="00ED4BBF">
          <w:rPr>
            <w:highlight w:val="yellow"/>
          </w:rPr>
          <w:delText>两个脚注挨着时才能使用</w:delText>
        </w:r>
        <w:r w:rsidR="00F34DE0" w:rsidRPr="00E1001F" w:rsidDel="00ED4BBF">
          <w:rPr>
            <w:rFonts w:hint="eastAsia"/>
            <w:highlight w:val="yellow"/>
          </w:rPr>
          <w:delText>）：</w:delText>
        </w:r>
      </w:del>
    </w:p>
    <w:p w14:paraId="4BF96CD4" w14:textId="4E29E8E9" w:rsidR="00F34DE0" w:rsidRPr="00E1001F" w:rsidDel="00ED4BBF" w:rsidRDefault="00F34DE0" w:rsidP="00B216D2">
      <w:pPr>
        <w:rPr>
          <w:del w:id="175" w:author="Han Chi" w:date="2023-04-30T00:28:00Z"/>
          <w:highlight w:val="yellow"/>
        </w:rPr>
      </w:pPr>
      <w:del w:id="176" w:author="Han Chi" w:date="2023-04-30T00:28:00Z">
        <w:r w:rsidRPr="00E1001F" w:rsidDel="00ED4BBF">
          <w:rPr>
            <w:highlight w:val="yellow"/>
          </w:rPr>
          <w:delText>e.g.</w:delText>
        </w:r>
      </w:del>
    </w:p>
    <w:p w14:paraId="2B9B52D9" w14:textId="78C3CE19" w:rsidR="00F34DE0" w:rsidRPr="00E1001F" w:rsidDel="00ED4BBF" w:rsidRDefault="00F34DE0" w:rsidP="00F34DE0">
      <w:pPr>
        <w:rPr>
          <w:del w:id="177" w:author="Han Chi" w:date="2023-04-30T00:28:00Z"/>
          <w:highlight w:val="yellow"/>
        </w:rPr>
      </w:pPr>
      <w:del w:id="178" w:author="Han Chi" w:date="2023-04-30T00:28:00Z">
        <w:r w:rsidRPr="00E1001F" w:rsidDel="00ED4BBF">
          <w:rPr>
            <w:highlight w:val="yellow"/>
          </w:rPr>
          <w:delText xml:space="preserve">[1] Statute of the International Court of Justice (adopted 26 June 1945, entered into force 24 October 1945) 33 UNTS 993, art 38. </w:delText>
        </w:r>
      </w:del>
    </w:p>
    <w:p w14:paraId="6E0F8DD0" w14:textId="14A7831C" w:rsidR="00F34DE0" w:rsidRPr="00E1001F" w:rsidDel="00ED4BBF" w:rsidRDefault="00F34DE0" w:rsidP="00B216D2">
      <w:pPr>
        <w:rPr>
          <w:del w:id="179" w:author="Han Chi" w:date="2023-04-30T00:28:00Z"/>
          <w:highlight w:val="yellow"/>
        </w:rPr>
      </w:pPr>
      <w:del w:id="180" w:author="Han Chi" w:date="2023-04-30T00:28:00Z">
        <w:r w:rsidRPr="00E1001F" w:rsidDel="00ED4BBF">
          <w:rPr>
            <w:highlight w:val="yellow"/>
          </w:rPr>
          <w:delText xml:space="preserve">[2] ibid. </w:delText>
        </w:r>
        <w:r w:rsidRPr="00E1001F" w:rsidDel="00ED4BBF">
          <w:rPr>
            <w:rFonts w:hint="eastAsia"/>
            <w:highlight w:val="yellow"/>
          </w:rPr>
          <w:delText>【</w:delText>
        </w:r>
        <w:r w:rsidRPr="00E1001F" w:rsidDel="00ED4BBF">
          <w:rPr>
            <w:rFonts w:hint="eastAsia"/>
            <w:highlight w:val="yellow"/>
          </w:rPr>
          <w:delText>i</w:delText>
        </w:r>
        <w:r w:rsidRPr="00E1001F" w:rsidDel="00ED4BBF">
          <w:rPr>
            <w:rFonts w:hint="eastAsia"/>
            <w:highlight w:val="yellow"/>
          </w:rPr>
          <w:delText>无需大写</w:delText>
        </w:r>
        <w:r w:rsidR="00CB4594" w:rsidRPr="00E1001F" w:rsidDel="00ED4BBF">
          <w:rPr>
            <w:rFonts w:hint="eastAsia"/>
            <w:highlight w:val="yellow"/>
          </w:rPr>
          <w:delText>、也无需斜体</w:delText>
        </w:r>
        <w:r w:rsidRPr="00E1001F" w:rsidDel="00ED4BBF">
          <w:rPr>
            <w:rFonts w:hint="eastAsia"/>
            <w:highlight w:val="yellow"/>
          </w:rPr>
          <w:delText>】</w:delText>
        </w:r>
      </w:del>
    </w:p>
    <w:p w14:paraId="54938DD9" w14:textId="4A9EEE8F" w:rsidR="00F34DE0" w:rsidRPr="00E1001F" w:rsidDel="00ED4BBF" w:rsidRDefault="00F34DE0" w:rsidP="00B216D2">
      <w:pPr>
        <w:rPr>
          <w:del w:id="181" w:author="Han Chi" w:date="2023-04-30T00:28:00Z"/>
          <w:highlight w:val="yellow"/>
        </w:rPr>
      </w:pPr>
      <w:del w:id="182" w:author="Han Chi" w:date="2023-04-30T00:28:00Z">
        <w:r w:rsidRPr="00E1001F" w:rsidDel="00ED4BBF">
          <w:rPr>
            <w:rFonts w:hint="eastAsia"/>
            <w:highlight w:val="yellow"/>
          </w:rPr>
          <w:delText>②</w:delText>
        </w:r>
        <w:r w:rsidR="005C3F8C" w:rsidRPr="00E1001F" w:rsidDel="00ED4BBF">
          <w:rPr>
            <w:rFonts w:hint="eastAsia"/>
            <w:highlight w:val="yellow"/>
          </w:rPr>
          <w:delText xml:space="preserve"> </w:delText>
        </w:r>
        <w:r w:rsidRPr="00E1001F" w:rsidDel="00ED4BBF">
          <w:rPr>
            <w:highlight w:val="yellow"/>
          </w:rPr>
          <w:delText>后一个引用与前一个法源类型一致，只是段落或者页数不一致：</w:delText>
        </w:r>
        <w:r w:rsidRPr="00E1001F" w:rsidDel="00ED4BBF">
          <w:rPr>
            <w:rFonts w:hint="eastAsia"/>
            <w:i/>
            <w:iCs/>
            <w:highlight w:val="yellow"/>
          </w:rPr>
          <w:delText>i</w:delText>
        </w:r>
        <w:r w:rsidRPr="00E1001F" w:rsidDel="00ED4BBF">
          <w:rPr>
            <w:i/>
            <w:iCs/>
            <w:highlight w:val="yellow"/>
          </w:rPr>
          <w:delText>d</w:delText>
        </w:r>
      </w:del>
    </w:p>
    <w:p w14:paraId="43A1CF76" w14:textId="09C7B5A8" w:rsidR="00F34DE0" w:rsidRPr="00E1001F" w:rsidDel="00ED4BBF" w:rsidRDefault="00F34DE0" w:rsidP="00B216D2">
      <w:pPr>
        <w:rPr>
          <w:del w:id="183" w:author="Han Chi" w:date="2023-04-30T00:28:00Z"/>
          <w:highlight w:val="yellow"/>
        </w:rPr>
      </w:pPr>
      <w:del w:id="184" w:author="Han Chi" w:date="2023-04-30T00:28:00Z">
        <w:r w:rsidRPr="00E1001F" w:rsidDel="00ED4BBF">
          <w:rPr>
            <w:highlight w:val="yellow"/>
          </w:rPr>
          <w:delText xml:space="preserve">e.g. </w:delText>
        </w:r>
      </w:del>
    </w:p>
    <w:p w14:paraId="004209ED" w14:textId="1D7107FE" w:rsidR="00F34DE0" w:rsidRPr="00E1001F" w:rsidDel="00ED4BBF" w:rsidRDefault="00F34DE0" w:rsidP="00B216D2">
      <w:pPr>
        <w:rPr>
          <w:del w:id="185" w:author="Han Chi" w:date="2023-04-30T00:28:00Z"/>
          <w:highlight w:val="yellow"/>
        </w:rPr>
      </w:pPr>
      <w:del w:id="186" w:author="Han Chi" w:date="2023-04-30T00:28:00Z">
        <w:r w:rsidRPr="00E1001F" w:rsidDel="00ED4BBF">
          <w:rPr>
            <w:highlight w:val="yellow"/>
          </w:rPr>
          <w:delText xml:space="preserve">[1] Statute of the International Court of Justice (adopted 26 June 1945, entered into force 24 October 1945) 33 UNTS 993, art 38. </w:delText>
        </w:r>
      </w:del>
    </w:p>
    <w:p w14:paraId="13B38DB3" w14:textId="12608CEB" w:rsidR="00F34DE0" w:rsidRPr="00E1001F" w:rsidDel="00ED4BBF" w:rsidRDefault="00F34DE0" w:rsidP="00B216D2">
      <w:pPr>
        <w:rPr>
          <w:del w:id="187" w:author="Han Chi" w:date="2023-04-30T00:28:00Z"/>
          <w:highlight w:val="yellow"/>
        </w:rPr>
      </w:pPr>
      <w:del w:id="188" w:author="Han Chi" w:date="2023-04-30T00:28:00Z">
        <w:r w:rsidRPr="00E1001F" w:rsidDel="00ED4BBF">
          <w:rPr>
            <w:highlight w:val="yellow"/>
          </w:rPr>
          <w:delText xml:space="preserve">[2] </w:delText>
        </w:r>
        <w:r w:rsidR="00E1001F" w:rsidRPr="00E1001F" w:rsidDel="00ED4BBF">
          <w:rPr>
            <w:rFonts w:hint="eastAsia"/>
            <w:i/>
            <w:iCs/>
            <w:highlight w:val="yellow"/>
          </w:rPr>
          <w:delText>I</w:delText>
        </w:r>
        <w:r w:rsidRPr="00E1001F" w:rsidDel="00ED4BBF">
          <w:rPr>
            <w:i/>
            <w:iCs/>
            <w:highlight w:val="yellow"/>
          </w:rPr>
          <w:delText>d</w:delText>
        </w:r>
        <w:r w:rsidRPr="00E1001F" w:rsidDel="00ED4BBF">
          <w:rPr>
            <w:highlight w:val="yellow"/>
          </w:rPr>
          <w:delText>, art 36.</w:delText>
        </w:r>
      </w:del>
    </w:p>
    <w:p w14:paraId="6AB8ECC4" w14:textId="1D0AD0BD" w:rsidR="00E1001F" w:rsidRPr="00E1001F" w:rsidDel="00ED4BBF" w:rsidRDefault="00E1001F" w:rsidP="00B216D2">
      <w:pPr>
        <w:rPr>
          <w:del w:id="189" w:author="Han Chi" w:date="2023-04-30T00:28:00Z"/>
          <w:highlight w:val="yellow"/>
        </w:rPr>
      </w:pPr>
    </w:p>
    <w:p w14:paraId="25A41D83" w14:textId="41F06836" w:rsidR="00E1001F" w:rsidRPr="00E1001F" w:rsidDel="00ED4BBF" w:rsidRDefault="00E1001F" w:rsidP="00B216D2">
      <w:pPr>
        <w:rPr>
          <w:del w:id="190" w:author="Han Chi" w:date="2023-04-30T00:28:00Z"/>
          <w:highlight w:val="yellow"/>
        </w:rPr>
      </w:pPr>
      <w:del w:id="191" w:author="Han Chi" w:date="2023-04-30T00:28:00Z">
        <w:r w:rsidRPr="00E1001F" w:rsidDel="00ED4BBF">
          <w:rPr>
            <w:rFonts w:hint="eastAsia"/>
            <w:highlight w:val="yellow"/>
          </w:rPr>
          <w:delText>【注意】在</w:delText>
        </w:r>
        <w:r w:rsidRPr="00E1001F" w:rsidDel="00ED4BBF">
          <w:rPr>
            <w:rFonts w:hint="eastAsia"/>
            <w:highlight w:val="yellow"/>
          </w:rPr>
          <w:delText>OSCOLA</w:delText>
        </w:r>
        <w:r w:rsidRPr="00E1001F" w:rsidDel="00ED4BBF">
          <w:rPr>
            <w:rFonts w:hint="eastAsia"/>
            <w:highlight w:val="yellow"/>
          </w:rPr>
          <w:delText>体例下，二者统一为</w:delText>
        </w:r>
        <w:r w:rsidRPr="00E1001F" w:rsidDel="00ED4BBF">
          <w:rPr>
            <w:rFonts w:hint="eastAsia"/>
            <w:highlight w:val="yellow"/>
          </w:rPr>
          <w:delText>ibid</w:delText>
        </w:r>
        <w:r w:rsidRPr="00E1001F" w:rsidDel="00ED4BBF">
          <w:rPr>
            <w:rFonts w:hint="eastAsia"/>
            <w:highlight w:val="yellow"/>
          </w:rPr>
          <w:delText>的表达。即完全一致就是</w:delText>
        </w:r>
        <w:r w:rsidRPr="00E1001F" w:rsidDel="00ED4BBF">
          <w:rPr>
            <w:rFonts w:hint="eastAsia"/>
            <w:highlight w:val="yellow"/>
          </w:rPr>
          <w:delText>ibid</w:delText>
        </w:r>
        <w:r w:rsidRPr="00E1001F" w:rsidDel="00ED4BBF">
          <w:rPr>
            <w:rFonts w:hint="eastAsia"/>
            <w:highlight w:val="yellow"/>
          </w:rPr>
          <w:delText>，有区别就加上页数或段落数：</w:delText>
        </w:r>
      </w:del>
    </w:p>
    <w:p w14:paraId="65199502" w14:textId="67239985" w:rsidR="00E1001F" w:rsidRPr="00E1001F" w:rsidDel="00ED4BBF" w:rsidRDefault="00E1001F" w:rsidP="00E1001F">
      <w:pPr>
        <w:rPr>
          <w:del w:id="192" w:author="Han Chi" w:date="2023-04-30T00:28:00Z"/>
          <w:highlight w:val="yellow"/>
        </w:rPr>
      </w:pPr>
      <w:del w:id="193" w:author="Han Chi" w:date="2023-04-30T00:28:00Z">
        <w:r w:rsidRPr="00E1001F" w:rsidDel="00ED4BBF">
          <w:rPr>
            <w:highlight w:val="yellow"/>
          </w:rPr>
          <w:delText xml:space="preserve">e.g. </w:delText>
        </w:r>
      </w:del>
    </w:p>
    <w:p w14:paraId="21765B80" w14:textId="40607CB3" w:rsidR="00E1001F" w:rsidRPr="00E1001F" w:rsidDel="00ED4BBF" w:rsidRDefault="00E1001F" w:rsidP="00E1001F">
      <w:pPr>
        <w:rPr>
          <w:del w:id="194" w:author="Han Chi" w:date="2023-04-30T00:28:00Z"/>
          <w:highlight w:val="yellow"/>
        </w:rPr>
      </w:pPr>
      <w:del w:id="195" w:author="Han Chi" w:date="2023-04-30T00:28:00Z">
        <w:r w:rsidRPr="00E1001F" w:rsidDel="00ED4BBF">
          <w:rPr>
            <w:highlight w:val="yellow"/>
          </w:rPr>
          <w:delText xml:space="preserve">[1] Statute of the International Court of Justice (adopted 26 June 1945, entered into force 24 October 1945) 33 UNTS 993, art 38. </w:delText>
        </w:r>
      </w:del>
    </w:p>
    <w:p w14:paraId="54A0F4F2" w14:textId="09B94F2F" w:rsidR="00E1001F" w:rsidRPr="00E1001F" w:rsidDel="00ED4BBF" w:rsidRDefault="00E1001F" w:rsidP="00E1001F">
      <w:pPr>
        <w:rPr>
          <w:del w:id="196" w:author="Han Chi" w:date="2023-04-30T00:28:00Z"/>
          <w:highlight w:val="yellow"/>
        </w:rPr>
      </w:pPr>
      <w:del w:id="197" w:author="Han Chi" w:date="2023-04-30T00:28:00Z">
        <w:r w:rsidRPr="00E1001F" w:rsidDel="00ED4BBF">
          <w:rPr>
            <w:highlight w:val="yellow"/>
          </w:rPr>
          <w:delText xml:space="preserve">[2] </w:delText>
        </w:r>
        <w:r w:rsidRPr="00E1001F" w:rsidDel="00ED4BBF">
          <w:rPr>
            <w:rFonts w:hint="eastAsia"/>
            <w:highlight w:val="yellow"/>
          </w:rPr>
          <w:delText>ibid</w:delText>
        </w:r>
        <w:r w:rsidRPr="00E1001F" w:rsidDel="00ED4BBF">
          <w:rPr>
            <w:highlight w:val="yellow"/>
          </w:rPr>
          <w:delText>.</w:delText>
        </w:r>
      </w:del>
    </w:p>
    <w:p w14:paraId="63D6A5FE" w14:textId="61891412" w:rsidR="00E1001F" w:rsidRPr="00480317" w:rsidDel="00ED4BBF" w:rsidRDefault="00E1001F" w:rsidP="00E1001F">
      <w:pPr>
        <w:rPr>
          <w:del w:id="198" w:author="Han Chi" w:date="2023-04-30T00:28:00Z"/>
          <w:highlight w:val="yellow"/>
        </w:rPr>
      </w:pPr>
      <w:del w:id="199" w:author="Han Chi" w:date="2023-04-30T00:28:00Z">
        <w:r w:rsidRPr="00480317" w:rsidDel="00ED4BBF">
          <w:rPr>
            <w:highlight w:val="yellow"/>
          </w:rPr>
          <w:delText xml:space="preserve">[3] </w:delText>
        </w:r>
        <w:r w:rsidRPr="00480317" w:rsidDel="00ED4BBF">
          <w:rPr>
            <w:rFonts w:hint="eastAsia"/>
            <w:highlight w:val="yellow"/>
          </w:rPr>
          <w:delText>ibid</w:delText>
        </w:r>
        <w:r w:rsidRPr="00480317" w:rsidDel="00ED4BBF">
          <w:rPr>
            <w:highlight w:val="yellow"/>
          </w:rPr>
          <w:delText>, art 36.</w:delText>
        </w:r>
      </w:del>
    </w:p>
    <w:p w14:paraId="525D641E" w14:textId="62D3EAAD" w:rsidR="00E1001F" w:rsidRPr="00480317" w:rsidDel="00ED4BBF" w:rsidRDefault="00E1001F" w:rsidP="00E1001F">
      <w:pPr>
        <w:rPr>
          <w:del w:id="200" w:author="Han Chi" w:date="2023-04-30T00:28:00Z"/>
          <w:highlight w:val="yellow"/>
        </w:rPr>
      </w:pPr>
    </w:p>
    <w:p w14:paraId="7A9FBE42" w14:textId="6F9ED6F7" w:rsidR="00E1001F" w:rsidRPr="00480317" w:rsidDel="00ED4BBF" w:rsidRDefault="00121E2B" w:rsidP="00B216D2">
      <w:pPr>
        <w:rPr>
          <w:del w:id="201" w:author="Han Chi" w:date="2023-04-30T00:28:00Z"/>
          <w:highlight w:val="yellow"/>
        </w:rPr>
      </w:pPr>
      <w:del w:id="202" w:author="Han Chi" w:date="2023-04-30T00:28:00Z">
        <w:r w:rsidRPr="00480317" w:rsidDel="00ED4BBF">
          <w:rPr>
            <w:rFonts w:hint="eastAsia"/>
            <w:highlight w:val="yellow"/>
          </w:rPr>
          <w:delText>参见</w:delText>
        </w:r>
        <w:r w:rsidRPr="00480317" w:rsidDel="00ED4BBF">
          <w:rPr>
            <w:rFonts w:hint="eastAsia"/>
            <w:highlight w:val="yellow"/>
          </w:rPr>
          <w:delText>Bluebook</w:delText>
        </w:r>
        <w:r w:rsidRPr="00480317" w:rsidDel="00ED4BBF">
          <w:rPr>
            <w:highlight w:val="yellow"/>
          </w:rPr>
          <w:delText xml:space="preserve"> 4.1</w:delText>
        </w:r>
        <w:r w:rsidRPr="00480317" w:rsidDel="00ED4BBF">
          <w:rPr>
            <w:rFonts w:hint="eastAsia"/>
            <w:highlight w:val="yellow"/>
          </w:rPr>
          <w:delText>节。</w:delText>
        </w:r>
      </w:del>
    </w:p>
    <w:p w14:paraId="1F286766" w14:textId="3BA9A802" w:rsidR="00E1001F" w:rsidRPr="00480317" w:rsidDel="00ED4BBF" w:rsidRDefault="00E1001F" w:rsidP="00B216D2">
      <w:pPr>
        <w:rPr>
          <w:del w:id="203" w:author="Han Chi" w:date="2023-04-30T00:28:00Z"/>
          <w:highlight w:val="yellow"/>
        </w:rPr>
      </w:pPr>
    </w:p>
    <w:p w14:paraId="4182C68A" w14:textId="769F2C51" w:rsidR="00E1001F" w:rsidRPr="00480317" w:rsidDel="00ED4BBF" w:rsidRDefault="00E1001F" w:rsidP="00B216D2">
      <w:pPr>
        <w:rPr>
          <w:del w:id="204" w:author="Han Chi" w:date="2023-04-30T00:28:00Z"/>
          <w:rFonts w:cs="Times New Roman"/>
          <w:b/>
          <w:bCs/>
          <w:color w:val="000000" w:themeColor="text1"/>
          <w:szCs w:val="21"/>
          <w:highlight w:val="yellow"/>
        </w:rPr>
      </w:pPr>
    </w:p>
    <w:p w14:paraId="53F22827" w14:textId="44F21F04" w:rsidR="00F34DE0" w:rsidRPr="00480317" w:rsidDel="00ED4BBF" w:rsidRDefault="00F34DE0" w:rsidP="00B216D2">
      <w:pPr>
        <w:rPr>
          <w:del w:id="205" w:author="Han Chi" w:date="2023-04-30T00:28:00Z"/>
          <w:highlight w:val="yellow"/>
        </w:rPr>
      </w:pPr>
      <w:del w:id="206" w:author="Han Chi" w:date="2023-04-30T00:28:00Z">
        <w:r w:rsidRPr="00480317" w:rsidDel="00ED4BBF">
          <w:rPr>
            <w:rFonts w:cs="Times New Roman" w:hint="eastAsia"/>
            <w:color w:val="000000" w:themeColor="text1"/>
            <w:szCs w:val="21"/>
            <w:highlight w:val="yellow"/>
          </w:rPr>
          <w:delText>③</w:delText>
        </w:r>
        <w:r w:rsidRPr="00480317" w:rsidDel="00ED4BBF">
          <w:rPr>
            <w:rFonts w:cs="Times New Roman" w:hint="eastAsia"/>
            <w:color w:val="000000" w:themeColor="text1"/>
            <w:szCs w:val="21"/>
            <w:highlight w:val="yellow"/>
          </w:rPr>
          <w:delText xml:space="preserve"> </w:delText>
        </w:r>
        <w:r w:rsidRPr="00480317" w:rsidDel="00ED4BBF">
          <w:rPr>
            <w:i/>
            <w:iCs/>
            <w:highlight w:val="yellow"/>
          </w:rPr>
          <w:delText>Supra</w:delText>
        </w:r>
        <w:r w:rsidRPr="00480317" w:rsidDel="00ED4BBF">
          <w:rPr>
            <w:highlight w:val="yellow"/>
          </w:rPr>
          <w:delText xml:space="preserve"> note xxx</w:delText>
        </w:r>
        <w:r w:rsidRPr="00480317" w:rsidDel="00ED4BBF">
          <w:rPr>
            <w:highlight w:val="yellow"/>
          </w:rPr>
          <w:delText>表示完全引用前文的脚注内容。例如</w:delText>
        </w:r>
        <w:r w:rsidRPr="00480317" w:rsidDel="00ED4BBF">
          <w:rPr>
            <w:i/>
            <w:iCs/>
            <w:highlight w:val="yellow"/>
          </w:rPr>
          <w:delText>Su</w:delText>
        </w:r>
        <w:r w:rsidRPr="00480317" w:rsidDel="00ED4BBF">
          <w:rPr>
            <w:rFonts w:hint="eastAsia"/>
            <w:i/>
            <w:iCs/>
            <w:highlight w:val="yellow"/>
          </w:rPr>
          <w:delText>p</w:delText>
        </w:r>
        <w:r w:rsidRPr="00480317" w:rsidDel="00ED4BBF">
          <w:rPr>
            <w:i/>
            <w:iCs/>
            <w:highlight w:val="yellow"/>
          </w:rPr>
          <w:delText xml:space="preserve">ra </w:delText>
        </w:r>
        <w:r w:rsidRPr="00480317" w:rsidDel="00ED4BBF">
          <w:rPr>
            <w:highlight w:val="yellow"/>
          </w:rPr>
          <w:delText>note 34.</w:delText>
        </w:r>
        <w:r w:rsidRPr="00480317" w:rsidDel="00ED4BBF">
          <w:rPr>
            <w:highlight w:val="yellow"/>
          </w:rPr>
          <w:delText>表示直接引用了第</w:delText>
        </w:r>
        <w:r w:rsidRPr="00480317" w:rsidDel="00ED4BBF">
          <w:rPr>
            <w:highlight w:val="yellow"/>
          </w:rPr>
          <w:delText>34</w:delText>
        </w:r>
        <w:r w:rsidRPr="00480317" w:rsidDel="00ED4BBF">
          <w:rPr>
            <w:highlight w:val="yellow"/>
          </w:rPr>
          <w:delText>个脚注，但必须一模一样，你可以理解为</w:delText>
        </w:r>
        <w:r w:rsidRPr="00480317" w:rsidDel="00ED4BBF">
          <w:rPr>
            <w:rFonts w:hint="eastAsia"/>
            <w:highlight w:val="yellow"/>
          </w:rPr>
          <w:delText>i</w:delText>
        </w:r>
        <w:r w:rsidRPr="00480317" w:rsidDel="00ED4BBF">
          <w:rPr>
            <w:highlight w:val="yellow"/>
          </w:rPr>
          <w:delText>bid</w:delText>
        </w:r>
        <w:r w:rsidRPr="00480317" w:rsidDel="00ED4BBF">
          <w:rPr>
            <w:highlight w:val="yellow"/>
          </w:rPr>
          <w:delText>的跨页版本。</w:delText>
        </w:r>
      </w:del>
    </w:p>
    <w:p w14:paraId="7ED6C42F" w14:textId="179CAC7B" w:rsidR="00F34DE0" w:rsidRPr="00480317" w:rsidDel="00ED4BBF" w:rsidRDefault="00F34DE0" w:rsidP="00B216D2">
      <w:pPr>
        <w:rPr>
          <w:del w:id="207" w:author="Han Chi" w:date="2023-04-30T00:28:00Z"/>
          <w:highlight w:val="yellow"/>
        </w:rPr>
      </w:pPr>
    </w:p>
    <w:p w14:paraId="4C891636" w14:textId="0100A488" w:rsidR="00F34DE0" w:rsidRDefault="00F34DE0" w:rsidP="00B216D2">
      <w:r w:rsidRPr="00480317">
        <w:rPr>
          <w:rFonts w:hint="eastAsia"/>
          <w:highlight w:val="yellow"/>
        </w:rPr>
        <w:t>建议写作中先写全称，最终定稿后再用交叉引用调整一下，否则可能你一开始用了，但是后来修改脚注导致顺序或数字变化</w:t>
      </w:r>
      <w:r>
        <w:rPr>
          <w:rFonts w:hint="eastAsia"/>
        </w:rPr>
        <w:t>。</w:t>
      </w:r>
    </w:p>
    <w:p w14:paraId="32D729B1" w14:textId="3428BA15" w:rsidR="00F34DE0" w:rsidRDefault="00F34DE0" w:rsidP="00B216D2">
      <w:pPr>
        <w:rPr>
          <w:rFonts w:cs="Times New Roman"/>
          <w:b/>
          <w:bCs/>
          <w:color w:val="000000" w:themeColor="text1"/>
          <w:szCs w:val="21"/>
        </w:rPr>
      </w:pPr>
    </w:p>
    <w:p w14:paraId="65EB939D" w14:textId="77777777" w:rsidR="00121E2B" w:rsidRDefault="00BC34C1" w:rsidP="00B216D2">
      <w:pPr>
        <w:rPr>
          <w:rFonts w:cs="Times New Roman"/>
          <w:b/>
          <w:bCs/>
          <w:color w:val="002060"/>
        </w:rPr>
      </w:pPr>
      <w:r w:rsidRPr="00121E2B">
        <w:rPr>
          <w:rFonts w:cs="Times New Roman" w:hint="eastAsia"/>
          <w:b/>
          <w:bCs/>
          <w:color w:val="002060"/>
        </w:rPr>
        <w:t>3</w:t>
      </w:r>
      <w:r w:rsidRPr="00121E2B">
        <w:rPr>
          <w:rFonts w:cs="Times New Roman" w:hint="eastAsia"/>
          <w:b/>
          <w:bCs/>
          <w:color w:val="002060"/>
        </w:rPr>
        <w:t>、</w:t>
      </w:r>
      <w:r w:rsidR="00121E2B">
        <w:rPr>
          <w:rFonts w:cs="Times New Roman" w:hint="eastAsia"/>
          <w:b/>
          <w:bCs/>
          <w:color w:val="002060"/>
        </w:rPr>
        <w:t>杂七杂八</w:t>
      </w:r>
    </w:p>
    <w:p w14:paraId="1ADD70D0" w14:textId="7315FFC0" w:rsidR="00BC34C1" w:rsidRDefault="00121E2B" w:rsidP="00B216D2">
      <w:r w:rsidRPr="00121E2B">
        <w:rPr>
          <w:rFonts w:cs="Times New Roman" w:hint="eastAsia"/>
          <w:color w:val="002060"/>
        </w:rPr>
        <w:t>（</w:t>
      </w:r>
      <w:r w:rsidRPr="00121E2B">
        <w:rPr>
          <w:rFonts w:cs="Times New Roman" w:hint="eastAsia"/>
          <w:color w:val="002060"/>
        </w:rPr>
        <w:t>1</w:t>
      </w:r>
      <w:r w:rsidRPr="00121E2B">
        <w:rPr>
          <w:rFonts w:cs="Times New Roman" w:hint="eastAsia"/>
          <w:color w:val="002060"/>
        </w:rPr>
        <w:t>）</w:t>
      </w:r>
      <w:r w:rsidR="00BC34C1" w:rsidRPr="00121E2B">
        <w:rPr>
          <w:rFonts w:cs="Times New Roman" w:hint="eastAsia"/>
          <w:color w:val="000000" w:themeColor="text1"/>
          <w:szCs w:val="21"/>
        </w:rPr>
        <w:t>标</w:t>
      </w:r>
      <w:r w:rsidR="00BC34C1" w:rsidRPr="00BC34C1">
        <w:rPr>
          <w:rFonts w:cs="Times New Roman" w:hint="eastAsia"/>
          <w:color w:val="000000" w:themeColor="text1"/>
          <w:szCs w:val="21"/>
        </w:rPr>
        <w:t>点符号后面一定要有空格</w:t>
      </w:r>
      <w:r>
        <w:rPr>
          <w:rFonts w:cs="Times New Roman" w:hint="eastAsia"/>
          <w:color w:val="000000" w:themeColor="text1"/>
          <w:szCs w:val="21"/>
        </w:rPr>
        <w:t>。</w:t>
      </w:r>
      <w:r w:rsidR="00BC34C1" w:rsidRPr="00BC34C1">
        <w:rPr>
          <w:rFonts w:hint="eastAsia"/>
        </w:rPr>
        <w:t>引</w:t>
      </w:r>
      <w:r w:rsidR="00BC34C1" w:rsidRPr="00BC34C1">
        <w:t>注</w:t>
      </w:r>
      <w:r w:rsidR="00BC34C1">
        <w:t>号码</w:t>
      </w:r>
      <w:r>
        <w:rPr>
          <w:rFonts w:hint="eastAsia"/>
        </w:rPr>
        <w:t>（即「引用</w:t>
      </w:r>
      <w:r>
        <w:t>—</w:t>
      </w:r>
      <w:r>
        <w:rPr>
          <w:rFonts w:hint="eastAsia"/>
        </w:rPr>
        <w:t>插入脚注」的上标</w:t>
      </w:r>
      <w:r>
        <w:rPr>
          <w:rFonts w:hint="eastAsia"/>
        </w:rPr>
        <w:t>1</w:t>
      </w:r>
      <w:r>
        <w:rPr>
          <w:rFonts w:hint="eastAsia"/>
        </w:rPr>
        <w:t>、</w:t>
      </w:r>
      <w:r>
        <w:rPr>
          <w:rFonts w:hint="eastAsia"/>
        </w:rPr>
        <w:t>2</w:t>
      </w:r>
      <w:r>
        <w:rPr>
          <w:rFonts w:hint="eastAsia"/>
        </w:rPr>
        <w:t>、</w:t>
      </w:r>
      <w:r>
        <w:rPr>
          <w:rFonts w:hint="eastAsia"/>
        </w:rPr>
        <w:t>3</w:t>
      </w:r>
      <w:r>
        <w:rPr>
          <w:rFonts w:hint="eastAsia"/>
        </w:rPr>
        <w:t>）一般</w:t>
      </w:r>
      <w:r w:rsidR="00D55653">
        <w:rPr>
          <w:rFonts w:hint="eastAsia"/>
        </w:rPr>
        <w:t>紧跟</w:t>
      </w:r>
      <w:r w:rsidR="00BC34C1">
        <w:rPr>
          <w:rFonts w:hint="eastAsia"/>
        </w:rPr>
        <w:t>在</w:t>
      </w:r>
      <w:r w:rsidR="00BC34C1">
        <w:t>标点符号后，引注号码后面才是空格</w:t>
      </w:r>
      <w:r>
        <w:rPr>
          <w:rFonts w:hint="eastAsia"/>
        </w:rPr>
        <w:t>；</w:t>
      </w:r>
    </w:p>
    <w:p w14:paraId="202A9060" w14:textId="44C6100C" w:rsidR="00121E2B" w:rsidRPr="00121E2B" w:rsidRDefault="00121E2B" w:rsidP="00B216D2">
      <w:pPr>
        <w:rPr>
          <w:rFonts w:cs="Times New Roman"/>
          <w:color w:val="000000" w:themeColor="text1"/>
          <w:szCs w:val="21"/>
        </w:rPr>
      </w:pPr>
      <w:r w:rsidRPr="00121E2B">
        <w:rPr>
          <w:rFonts w:cs="Times New Roman" w:hint="eastAsia"/>
          <w:color w:val="000000" w:themeColor="text1"/>
          <w:szCs w:val="21"/>
        </w:rPr>
        <w:t>e.g.</w:t>
      </w:r>
      <w:r w:rsidRPr="00121E2B">
        <w:rPr>
          <w:rFonts w:cs="Times New Roman"/>
          <w:color w:val="000000" w:themeColor="text1"/>
          <w:szCs w:val="21"/>
        </w:rPr>
        <w:t>, The state practices show this opinion.</w:t>
      </w:r>
      <w:r w:rsidRPr="00121E2B">
        <w:rPr>
          <w:rFonts w:cs="Times New Roman"/>
          <w:color w:val="000000" w:themeColor="text1"/>
          <w:szCs w:val="21"/>
          <w:vertAlign w:val="superscript"/>
        </w:rPr>
        <w:t xml:space="preserve">1 </w:t>
      </w:r>
      <w:r w:rsidRPr="00121E2B">
        <w:rPr>
          <w:rFonts w:cs="Times New Roman"/>
          <w:color w:val="000000" w:themeColor="text1"/>
          <w:szCs w:val="21"/>
        </w:rPr>
        <w:t xml:space="preserve">Thus, A’s behavior is lawful. </w:t>
      </w:r>
    </w:p>
    <w:p w14:paraId="2442DAAA" w14:textId="7BDC1BD7" w:rsidR="00BC34C1" w:rsidRDefault="00121E2B" w:rsidP="00B216D2">
      <w:pPr>
        <w:rPr>
          <w:rFonts w:cs="Times New Roman"/>
          <w:color w:val="000000" w:themeColor="text1"/>
          <w:szCs w:val="21"/>
        </w:rPr>
      </w:pPr>
      <w:r w:rsidRPr="00121E2B">
        <w:rPr>
          <w:rFonts w:cs="Times New Roman" w:hint="eastAsia"/>
          <w:color w:val="000000" w:themeColor="text1"/>
          <w:szCs w:val="21"/>
        </w:rPr>
        <w:lastRenderedPageBreak/>
        <w:t>（</w:t>
      </w:r>
      <w:r w:rsidRPr="00121E2B">
        <w:rPr>
          <w:rFonts w:cs="Times New Roman" w:hint="eastAsia"/>
          <w:color w:val="000000" w:themeColor="text1"/>
          <w:szCs w:val="21"/>
        </w:rPr>
        <w:t>2</w:t>
      </w:r>
      <w:r w:rsidRPr="00121E2B">
        <w:rPr>
          <w:rFonts w:cs="Times New Roman" w:hint="eastAsia"/>
          <w:color w:val="000000" w:themeColor="text1"/>
          <w:szCs w:val="21"/>
        </w:rPr>
        <w:t>）</w:t>
      </w:r>
      <w:r>
        <w:rPr>
          <w:rFonts w:cs="Times New Roman" w:hint="eastAsia"/>
          <w:color w:val="000000" w:themeColor="text1"/>
          <w:szCs w:val="21"/>
        </w:rPr>
        <w:t>正文里出现其他语言时，需要斜体。如拉丁语或法语：</w:t>
      </w:r>
    </w:p>
    <w:p w14:paraId="4624F5C6" w14:textId="511FC65C" w:rsidR="00121E2B" w:rsidRPr="00121E2B" w:rsidRDefault="00121E2B" w:rsidP="00B216D2">
      <w:pPr>
        <w:rPr>
          <w:rFonts w:cs="Times New Roman"/>
          <w:color w:val="000000" w:themeColor="text1"/>
          <w:szCs w:val="21"/>
        </w:rPr>
      </w:pPr>
      <w:r>
        <w:rPr>
          <w:rFonts w:cs="Times New Roman" w:hint="eastAsia"/>
          <w:color w:val="000000" w:themeColor="text1"/>
          <w:szCs w:val="21"/>
        </w:rPr>
        <w:t>e.g.</w:t>
      </w:r>
      <w:r>
        <w:rPr>
          <w:rFonts w:cs="Times New Roman"/>
          <w:color w:val="000000" w:themeColor="text1"/>
          <w:szCs w:val="21"/>
        </w:rPr>
        <w:t xml:space="preserve">, The </w:t>
      </w:r>
      <w:r w:rsidRPr="00121E2B">
        <w:rPr>
          <w:rFonts w:cs="Times New Roman"/>
          <w:i/>
          <w:iCs/>
          <w:color w:val="000000" w:themeColor="text1"/>
          <w:szCs w:val="21"/>
        </w:rPr>
        <w:t>travaux préparatoires</w:t>
      </w:r>
      <w:r>
        <w:rPr>
          <w:rFonts w:cs="Times New Roman"/>
          <w:i/>
          <w:iCs/>
          <w:color w:val="000000" w:themeColor="text1"/>
          <w:szCs w:val="21"/>
        </w:rPr>
        <w:t xml:space="preserve"> </w:t>
      </w:r>
      <w:r>
        <w:rPr>
          <w:rFonts w:cs="Times New Roman"/>
          <w:color w:val="000000" w:themeColor="text1"/>
          <w:szCs w:val="21"/>
        </w:rPr>
        <w:t xml:space="preserve">reflect the </w:t>
      </w:r>
      <w:r>
        <w:rPr>
          <w:rFonts w:cs="Times New Roman"/>
          <w:i/>
          <w:iCs/>
          <w:color w:val="000000" w:themeColor="text1"/>
          <w:szCs w:val="21"/>
        </w:rPr>
        <w:t xml:space="preserve">opinion juris </w:t>
      </w:r>
      <w:r>
        <w:rPr>
          <w:rFonts w:cs="Times New Roman"/>
          <w:color w:val="000000" w:themeColor="text1"/>
          <w:szCs w:val="21"/>
        </w:rPr>
        <w:t>of this customary international law.</w:t>
      </w:r>
    </w:p>
    <w:p w14:paraId="18E8FB66" w14:textId="7EA31ACC" w:rsidR="00121E2B" w:rsidRPr="00D55653" w:rsidRDefault="00D55653" w:rsidP="00B216D2">
      <w:pPr>
        <w:rPr>
          <w:rFonts w:cs="Times New Roman"/>
          <w:color w:val="000000" w:themeColor="text1"/>
          <w:szCs w:val="21"/>
        </w:rPr>
      </w:pPr>
      <w:r w:rsidRPr="00D55653">
        <w:rPr>
          <w:rFonts w:cs="Times New Roman" w:hint="eastAsia"/>
          <w:b/>
          <w:bCs/>
          <w:color w:val="000000" w:themeColor="text1"/>
          <w:szCs w:val="21"/>
        </w:rPr>
        <w:t>但是</w:t>
      </w:r>
      <w:r w:rsidRPr="00D55653">
        <w:rPr>
          <w:rFonts w:cs="Times New Roman" w:hint="eastAsia"/>
          <w:color w:val="000000" w:themeColor="text1"/>
          <w:szCs w:val="21"/>
        </w:rPr>
        <w:t>，如果其他语言在标题里，而你标题的其他字体是斜体，那么就给它正过来：</w:t>
      </w:r>
    </w:p>
    <w:p w14:paraId="7D04B2DB" w14:textId="747905DC" w:rsidR="00D55653" w:rsidRPr="00D55653" w:rsidRDefault="00D55653" w:rsidP="00B216D2">
      <w:pPr>
        <w:rPr>
          <w:rFonts w:cs="Times New Roman"/>
          <w:i/>
          <w:iCs/>
          <w:color w:val="000000" w:themeColor="text1"/>
          <w:szCs w:val="21"/>
        </w:rPr>
      </w:pPr>
      <w:r w:rsidRPr="00D55653">
        <w:rPr>
          <w:rFonts w:cs="Times New Roman" w:hint="eastAsia"/>
          <w:i/>
          <w:iCs/>
          <w:color w:val="000000" w:themeColor="text1"/>
          <w:szCs w:val="21"/>
        </w:rPr>
        <w:t>e.g.,</w:t>
      </w:r>
      <w:r w:rsidRPr="00D55653">
        <w:rPr>
          <w:rFonts w:cs="Times New Roman"/>
          <w:i/>
          <w:iCs/>
          <w:color w:val="000000" w:themeColor="text1"/>
          <w:szCs w:val="21"/>
        </w:rPr>
        <w:t xml:space="preserve"> </w:t>
      </w:r>
      <w:bookmarkStart w:id="208" w:name="OLE_LINK44"/>
      <w:r w:rsidRPr="00D55653">
        <w:rPr>
          <w:rFonts w:cs="Times New Roman"/>
          <w:i/>
          <w:iCs/>
          <w:color w:val="000000"/>
          <w:szCs w:val="21"/>
        </w:rPr>
        <w:t xml:space="preserve">R’s violated the Treaty obligations concerning </w:t>
      </w:r>
      <w:r w:rsidRPr="00D55653">
        <w:rPr>
          <w:rFonts w:cs="Times New Roman"/>
          <w:color w:val="000000"/>
          <w:szCs w:val="21"/>
        </w:rPr>
        <w:t>jus in bello</w:t>
      </w:r>
      <w:bookmarkEnd w:id="208"/>
    </w:p>
    <w:p w14:paraId="2EDA6E65" w14:textId="4F5A8FFB" w:rsidR="00D55653" w:rsidRPr="00D55653" w:rsidRDefault="00D55653" w:rsidP="00B216D2">
      <w:pPr>
        <w:rPr>
          <w:rFonts w:cs="Times New Roman"/>
          <w:b/>
          <w:bCs/>
          <w:color w:val="833C0B" w:themeColor="accent2" w:themeShade="80"/>
          <w:szCs w:val="21"/>
        </w:rPr>
      </w:pPr>
      <w:r w:rsidRPr="00D55653">
        <w:rPr>
          <w:rFonts w:cs="Times New Roman" w:hint="eastAsia"/>
          <w:b/>
          <w:bCs/>
          <w:color w:val="833C0B" w:themeColor="accent2" w:themeShade="80"/>
          <w:szCs w:val="21"/>
        </w:rPr>
        <w:t>总之，让其他语言和英语正文的形式区分开就好。</w:t>
      </w:r>
    </w:p>
    <w:p w14:paraId="39E8C2E6" w14:textId="6DBBDE4F" w:rsidR="00D55653" w:rsidRPr="00D55653" w:rsidRDefault="00D55653" w:rsidP="00B216D2">
      <w:pPr>
        <w:rPr>
          <w:rFonts w:cs="Times New Roman"/>
          <w:color w:val="000000" w:themeColor="text1"/>
          <w:szCs w:val="21"/>
        </w:rPr>
      </w:pPr>
      <w:r w:rsidRPr="00D55653">
        <w:rPr>
          <w:rFonts w:cs="Times New Roman" w:hint="eastAsia"/>
          <w:color w:val="000000" w:themeColor="text1"/>
          <w:szCs w:val="21"/>
        </w:rPr>
        <w:t>（</w:t>
      </w:r>
      <w:r w:rsidRPr="00D55653">
        <w:rPr>
          <w:rFonts w:cs="Times New Roman" w:hint="eastAsia"/>
          <w:color w:val="000000" w:themeColor="text1"/>
          <w:szCs w:val="21"/>
        </w:rPr>
        <w:t>3</w:t>
      </w:r>
      <w:r w:rsidRPr="00D55653">
        <w:rPr>
          <w:rFonts w:cs="Times New Roman" w:hint="eastAsia"/>
          <w:color w:val="000000" w:themeColor="text1"/>
          <w:szCs w:val="21"/>
        </w:rPr>
        <w:t>）</w:t>
      </w:r>
      <w:r>
        <w:rPr>
          <w:rFonts w:cs="Times New Roman" w:hint="eastAsia"/>
          <w:color w:val="000000" w:themeColor="text1"/>
          <w:szCs w:val="21"/>
        </w:rPr>
        <w:t>如果引用的文献有误，可以采用</w:t>
      </w:r>
      <w:r>
        <w:rPr>
          <w:rFonts w:cs="Times New Roman" w:hint="eastAsia"/>
          <w:color w:val="000000" w:themeColor="text1"/>
          <w:szCs w:val="21"/>
        </w:rPr>
        <w:t xml:space="preserve"> [</w:t>
      </w:r>
      <w:r w:rsidRPr="00D55653">
        <w:rPr>
          <w:rFonts w:cs="Times New Roman"/>
          <w:i/>
          <w:iCs/>
          <w:color w:val="000000" w:themeColor="text1"/>
          <w:szCs w:val="21"/>
        </w:rPr>
        <w:t>sic</w:t>
      </w:r>
      <w:r>
        <w:rPr>
          <w:rFonts w:cs="Times New Roman"/>
          <w:color w:val="000000" w:themeColor="text1"/>
          <w:szCs w:val="21"/>
        </w:rPr>
        <w:t>] (</w:t>
      </w:r>
      <w:r w:rsidRPr="00D55653">
        <w:rPr>
          <w:rFonts w:cs="Times New Roman"/>
          <w:color w:val="000000" w:themeColor="text1"/>
          <w:szCs w:val="21"/>
        </w:rPr>
        <w:t>sic semper tyrannis</w:t>
      </w:r>
      <w:r>
        <w:rPr>
          <w:rFonts w:cs="Times New Roman"/>
          <w:color w:val="000000" w:themeColor="text1"/>
          <w:szCs w:val="21"/>
        </w:rPr>
        <w:t xml:space="preserve">) </w:t>
      </w:r>
      <w:r>
        <w:rPr>
          <w:rFonts w:cs="Times New Roman" w:hint="eastAsia"/>
          <w:color w:val="000000" w:themeColor="text1"/>
          <w:szCs w:val="21"/>
        </w:rPr>
        <w:t>来表达「原文如此」的意思。</w:t>
      </w:r>
    </w:p>
    <w:p w14:paraId="35BDEF42" w14:textId="0C09862C" w:rsidR="00D55653" w:rsidRPr="00D55653" w:rsidRDefault="00D55653" w:rsidP="00B216D2">
      <w:pPr>
        <w:rPr>
          <w:rFonts w:cs="Times New Roman"/>
          <w:color w:val="000000" w:themeColor="text1"/>
          <w:szCs w:val="21"/>
        </w:rPr>
      </w:pPr>
      <w:r w:rsidRPr="00D55653">
        <w:rPr>
          <w:rFonts w:cs="Times New Roman" w:hint="eastAsia"/>
          <w:color w:val="000000" w:themeColor="text1"/>
          <w:szCs w:val="21"/>
        </w:rPr>
        <w:t>e.g.</w:t>
      </w:r>
      <w:r w:rsidRPr="00D55653">
        <w:rPr>
          <w:rFonts w:cs="Times New Roman"/>
          <w:color w:val="000000" w:themeColor="text1"/>
          <w:szCs w:val="21"/>
        </w:rPr>
        <w:t xml:space="preserve">, The CVLT </w:t>
      </w:r>
      <w:r>
        <w:rPr>
          <w:rFonts w:cs="Times New Roman"/>
          <w:color w:val="000000" w:themeColor="text1"/>
          <w:szCs w:val="21"/>
        </w:rPr>
        <w:t>[</w:t>
      </w:r>
      <w:r w:rsidRPr="00D55653">
        <w:rPr>
          <w:rFonts w:cs="Times New Roman" w:hint="eastAsia"/>
          <w:i/>
          <w:iCs/>
          <w:color w:val="000000" w:themeColor="text1"/>
          <w:szCs w:val="21"/>
        </w:rPr>
        <w:t>s</w:t>
      </w:r>
      <w:r w:rsidRPr="00D55653">
        <w:rPr>
          <w:rFonts w:cs="Times New Roman"/>
          <w:i/>
          <w:iCs/>
          <w:color w:val="000000" w:themeColor="text1"/>
          <w:szCs w:val="21"/>
        </w:rPr>
        <w:t>ic</w:t>
      </w:r>
      <w:r>
        <w:rPr>
          <w:rFonts w:cs="Times New Roman"/>
          <w:color w:val="000000" w:themeColor="text1"/>
          <w:szCs w:val="21"/>
        </w:rPr>
        <w:t>]</w:t>
      </w:r>
      <w:r w:rsidRPr="00D55653">
        <w:rPr>
          <w:rFonts w:cs="Times New Roman"/>
          <w:i/>
          <w:iCs/>
          <w:color w:val="000000" w:themeColor="text1"/>
          <w:szCs w:val="21"/>
        </w:rPr>
        <w:t xml:space="preserve"> </w:t>
      </w:r>
      <w:r w:rsidRPr="00D55653">
        <w:rPr>
          <w:rFonts w:cs="Times New Roman"/>
          <w:color w:val="000000" w:themeColor="text1"/>
          <w:szCs w:val="21"/>
        </w:rPr>
        <w:t>includes the basic rules of treaty interpretation.</w:t>
      </w:r>
      <w:r w:rsidRPr="00121E2B">
        <w:rPr>
          <w:rFonts w:cs="Times New Roman"/>
          <w:color w:val="000000" w:themeColor="text1"/>
          <w:szCs w:val="21"/>
          <w:vertAlign w:val="superscript"/>
        </w:rPr>
        <w:t>1</w:t>
      </w:r>
      <w:r>
        <w:rPr>
          <w:rFonts w:cs="Times New Roman"/>
          <w:color w:val="000000" w:themeColor="text1"/>
          <w:szCs w:val="21"/>
          <w:vertAlign w:val="superscript"/>
        </w:rPr>
        <w:t xml:space="preserve"> </w:t>
      </w:r>
    </w:p>
    <w:p w14:paraId="725B9586" w14:textId="5B481C5E" w:rsidR="00D55653" w:rsidRDefault="00D55653" w:rsidP="00B216D2">
      <w:pPr>
        <w:rPr>
          <w:rFonts w:cs="Times New Roman"/>
          <w:color w:val="000000" w:themeColor="text1"/>
          <w:szCs w:val="21"/>
        </w:rPr>
      </w:pPr>
      <w:r w:rsidRPr="00D55653">
        <w:rPr>
          <w:rFonts w:cs="Times New Roman" w:hint="eastAsia"/>
          <w:color w:val="000000" w:themeColor="text1"/>
          <w:szCs w:val="21"/>
        </w:rPr>
        <w:t>（</w:t>
      </w:r>
      <w:r w:rsidRPr="00D55653">
        <w:rPr>
          <w:rFonts w:cs="Times New Roman" w:hint="eastAsia"/>
          <w:color w:val="000000" w:themeColor="text1"/>
          <w:szCs w:val="21"/>
        </w:rPr>
        <w:t>4</w:t>
      </w:r>
      <w:r w:rsidRPr="00D55653">
        <w:rPr>
          <w:rFonts w:cs="Times New Roman" w:hint="eastAsia"/>
          <w:color w:val="000000" w:themeColor="text1"/>
          <w:szCs w:val="21"/>
        </w:rPr>
        <w:t>）</w:t>
      </w:r>
      <w:r>
        <w:rPr>
          <w:rFonts w:cs="Times New Roman" w:hint="eastAsia"/>
          <w:color w:val="000000" w:themeColor="text1"/>
          <w:szCs w:val="21"/>
        </w:rPr>
        <w:t>关于脚注里能不能做进一步的</w:t>
      </w:r>
      <w:r w:rsidR="009D0197">
        <w:rPr>
          <w:rFonts w:cs="Times New Roman" w:hint="eastAsia"/>
          <w:color w:val="000000" w:themeColor="text1"/>
          <w:szCs w:val="21"/>
        </w:rPr>
        <w:t>说理阐释</w:t>
      </w:r>
      <w:r>
        <w:rPr>
          <w:rFonts w:cs="Times New Roman" w:hint="eastAsia"/>
          <w:color w:val="000000" w:themeColor="text1"/>
          <w:szCs w:val="21"/>
        </w:rPr>
        <w:t>，最好参考当年的</w:t>
      </w:r>
      <w:r>
        <w:rPr>
          <w:rFonts w:cs="Times New Roman" w:hint="eastAsia"/>
          <w:color w:val="000000" w:themeColor="text1"/>
          <w:szCs w:val="21"/>
        </w:rPr>
        <w:t>ILSA</w:t>
      </w:r>
      <w:r>
        <w:rPr>
          <w:rFonts w:cs="Times New Roman" w:hint="eastAsia"/>
          <w:color w:val="000000" w:themeColor="text1"/>
          <w:szCs w:val="21"/>
        </w:rPr>
        <w:t>官方</w:t>
      </w:r>
      <w:r>
        <w:rPr>
          <w:rFonts w:cs="Times New Roman" w:hint="eastAsia"/>
          <w:color w:val="000000" w:themeColor="text1"/>
          <w:szCs w:val="21"/>
        </w:rPr>
        <w:t>Rules</w:t>
      </w:r>
      <w:r>
        <w:rPr>
          <w:rFonts w:cs="Times New Roman" w:hint="eastAsia"/>
          <w:color w:val="000000" w:themeColor="text1"/>
          <w:szCs w:val="21"/>
        </w:rPr>
        <w:t>，不同年份的要求不同</w:t>
      </w:r>
      <w:r w:rsidR="009D0197">
        <w:rPr>
          <w:rFonts w:cs="Times New Roman" w:hint="eastAsia"/>
          <w:color w:val="000000" w:themeColor="text1"/>
          <w:szCs w:val="21"/>
        </w:rPr>
        <w:t>；</w:t>
      </w:r>
    </w:p>
    <w:p w14:paraId="410893FF" w14:textId="4EF40A32" w:rsidR="009D0197" w:rsidRDefault="009D0197" w:rsidP="00B216D2">
      <w:pPr>
        <w:rPr>
          <w:rFonts w:cs="Times New Roman"/>
          <w:color w:val="000000" w:themeColor="text1"/>
          <w:szCs w:val="21"/>
        </w:rPr>
      </w:pPr>
      <w:r>
        <w:rPr>
          <w:rFonts w:cs="Times New Roman" w:hint="eastAsia"/>
          <w:color w:val="000000" w:themeColor="text1"/>
          <w:szCs w:val="21"/>
        </w:rPr>
        <w:t>（</w:t>
      </w:r>
      <w:r>
        <w:rPr>
          <w:rFonts w:cs="Times New Roman" w:hint="eastAsia"/>
          <w:color w:val="000000" w:themeColor="text1"/>
          <w:szCs w:val="21"/>
        </w:rPr>
        <w:t>5</w:t>
      </w:r>
      <w:r>
        <w:rPr>
          <w:rFonts w:cs="Times New Roman" w:hint="eastAsia"/>
          <w:color w:val="000000" w:themeColor="text1"/>
          <w:szCs w:val="21"/>
        </w:rPr>
        <w:t>）关于文件</w:t>
      </w:r>
      <w:r>
        <w:rPr>
          <w:rFonts w:cs="Times New Roman" w:hint="eastAsia"/>
          <w:color w:val="000000" w:themeColor="text1"/>
          <w:szCs w:val="21"/>
        </w:rPr>
        <w:t>title</w:t>
      </w:r>
      <w:r>
        <w:rPr>
          <w:rFonts w:cs="Times New Roman" w:hint="eastAsia"/>
          <w:color w:val="000000" w:themeColor="text1"/>
          <w:szCs w:val="21"/>
        </w:rPr>
        <w:t>里单词的首字母大写问题，一般是实词大写，虚词小写。如</w:t>
      </w:r>
      <w:r>
        <w:rPr>
          <w:rFonts w:cs="Times New Roman" w:hint="eastAsia"/>
          <w:color w:val="000000" w:themeColor="text1"/>
          <w:szCs w:val="21"/>
        </w:rPr>
        <w:t>Handbook</w:t>
      </w:r>
      <w:r>
        <w:rPr>
          <w:rFonts w:cs="Times New Roman"/>
          <w:color w:val="000000" w:themeColor="text1"/>
          <w:szCs w:val="21"/>
        </w:rPr>
        <w:t xml:space="preserve"> </w:t>
      </w:r>
      <w:r>
        <w:rPr>
          <w:rFonts w:cs="Times New Roman" w:hint="eastAsia"/>
          <w:color w:val="000000" w:themeColor="text1"/>
          <w:szCs w:val="21"/>
        </w:rPr>
        <w:t>of</w:t>
      </w:r>
      <w:r>
        <w:rPr>
          <w:rFonts w:cs="Times New Roman"/>
          <w:color w:val="000000" w:themeColor="text1"/>
          <w:szCs w:val="21"/>
        </w:rPr>
        <w:t xml:space="preserve"> </w:t>
      </w:r>
      <w:r>
        <w:rPr>
          <w:rFonts w:cs="Times New Roman" w:hint="eastAsia"/>
          <w:color w:val="000000" w:themeColor="text1"/>
          <w:szCs w:val="21"/>
        </w:rPr>
        <w:t>Use</w:t>
      </w:r>
      <w:r>
        <w:rPr>
          <w:rFonts w:cs="Times New Roman"/>
          <w:color w:val="000000" w:themeColor="text1"/>
          <w:szCs w:val="21"/>
        </w:rPr>
        <w:t xml:space="preserve"> </w:t>
      </w:r>
      <w:r>
        <w:rPr>
          <w:rFonts w:cs="Times New Roman" w:hint="eastAsia"/>
          <w:color w:val="000000" w:themeColor="text1"/>
          <w:szCs w:val="21"/>
        </w:rPr>
        <w:t>of</w:t>
      </w:r>
      <w:r>
        <w:rPr>
          <w:rFonts w:cs="Times New Roman"/>
          <w:color w:val="000000" w:themeColor="text1"/>
          <w:szCs w:val="21"/>
        </w:rPr>
        <w:t xml:space="preserve"> </w:t>
      </w:r>
      <w:r>
        <w:rPr>
          <w:rFonts w:cs="Times New Roman" w:hint="eastAsia"/>
          <w:color w:val="000000" w:themeColor="text1"/>
          <w:szCs w:val="21"/>
        </w:rPr>
        <w:t>Force</w:t>
      </w:r>
      <w:r w:rsidR="00EC09A7">
        <w:rPr>
          <w:rFonts w:cs="Times New Roman" w:hint="eastAsia"/>
          <w:color w:val="000000" w:themeColor="text1"/>
          <w:szCs w:val="21"/>
        </w:rPr>
        <w:t>；</w:t>
      </w:r>
    </w:p>
    <w:p w14:paraId="03380925" w14:textId="576762C5" w:rsidR="00EC09A7" w:rsidRPr="00EC09A7" w:rsidRDefault="00EC09A7" w:rsidP="00B216D2">
      <w:pPr>
        <w:rPr>
          <w:rFonts w:cs="Times New Roman"/>
          <w:color w:val="000000" w:themeColor="text1"/>
          <w:szCs w:val="21"/>
        </w:rPr>
      </w:pPr>
      <w:r>
        <w:rPr>
          <w:rFonts w:cs="Times New Roman" w:hint="eastAsia"/>
          <w:color w:val="000000" w:themeColor="text1"/>
          <w:szCs w:val="21"/>
        </w:rPr>
        <w:t>（</w:t>
      </w:r>
      <w:r>
        <w:rPr>
          <w:rFonts w:cs="Times New Roman" w:hint="eastAsia"/>
          <w:color w:val="000000" w:themeColor="text1"/>
          <w:szCs w:val="21"/>
        </w:rPr>
        <w:t>6</w:t>
      </w:r>
      <w:r>
        <w:rPr>
          <w:rFonts w:cs="Times New Roman" w:hint="eastAsia"/>
          <w:color w:val="000000" w:themeColor="text1"/>
          <w:szCs w:val="21"/>
        </w:rPr>
        <w:t>）虽然我也不知道为什么，但是每年脚注里似乎都有一些灰色或者深灰色的内容，记得统一挑格式时选择「字体—黑色」。</w:t>
      </w:r>
    </w:p>
    <w:p w14:paraId="6DFD7456" w14:textId="77777777" w:rsidR="00D55653" w:rsidRPr="00D55653" w:rsidRDefault="00D55653" w:rsidP="00B216D2">
      <w:pPr>
        <w:rPr>
          <w:rFonts w:cs="Times New Roman"/>
          <w:b/>
          <w:bCs/>
          <w:color w:val="000000" w:themeColor="text1"/>
          <w:szCs w:val="21"/>
        </w:rPr>
      </w:pPr>
    </w:p>
    <w:p w14:paraId="5BDD28AB" w14:textId="6A146E2B" w:rsidR="000D52BC" w:rsidRPr="000D52BC" w:rsidRDefault="00EA43CD" w:rsidP="00B216D2">
      <w:pPr>
        <w:rPr>
          <w:rFonts w:cs="Times New Roman"/>
          <w:b/>
          <w:bCs/>
          <w:color w:val="000000" w:themeColor="text1"/>
          <w:szCs w:val="21"/>
        </w:rPr>
      </w:pPr>
      <w:r>
        <w:rPr>
          <w:rFonts w:cs="Times New Roman" w:hint="eastAsia"/>
          <w:b/>
          <w:bCs/>
          <w:color w:val="000000" w:themeColor="text1"/>
          <w:szCs w:val="21"/>
        </w:rPr>
        <w:t>（二）具体规则</w:t>
      </w:r>
    </w:p>
    <w:p w14:paraId="2818CA13" w14:textId="77777777" w:rsidR="000D52BC" w:rsidRPr="00403325" w:rsidRDefault="000D52BC" w:rsidP="000D52BC">
      <w:pPr>
        <w:rPr>
          <w:rFonts w:cs="Times New Roman"/>
        </w:rPr>
      </w:pPr>
      <w:r w:rsidRPr="00403325">
        <w:rPr>
          <w:rFonts w:cs="Times New Roman"/>
          <w:b/>
          <w:bCs/>
          <w:color w:val="C00000"/>
          <w:szCs w:val="21"/>
        </w:rPr>
        <w:t xml:space="preserve">I. </w:t>
      </w:r>
      <w:r w:rsidRPr="00403325">
        <w:rPr>
          <w:rFonts w:cs="Times New Roman"/>
          <w:b/>
          <w:bCs/>
          <w:color w:val="C00000"/>
          <w:szCs w:val="21"/>
        </w:rPr>
        <w:t>条约与公约</w:t>
      </w:r>
    </w:p>
    <w:p w14:paraId="5A0D1471" w14:textId="77777777" w:rsidR="000D52BC" w:rsidRPr="00966AFF" w:rsidRDefault="000D52BC" w:rsidP="000D52BC">
      <w:pPr>
        <w:rPr>
          <w:rFonts w:cs="Times New Roman"/>
          <w:b/>
          <w:bCs/>
          <w:color w:val="1F4E79" w:themeColor="accent5" w:themeShade="80"/>
          <w:szCs w:val="21"/>
        </w:rPr>
      </w:pPr>
      <w:r w:rsidRPr="00966AFF">
        <w:rPr>
          <w:rFonts w:cs="Times New Roman"/>
          <w:b/>
          <w:bCs/>
          <w:color w:val="1F4E79" w:themeColor="accent5" w:themeShade="80"/>
          <w:szCs w:val="21"/>
        </w:rPr>
        <w:t xml:space="preserve">1. Treaties </w:t>
      </w:r>
      <w:r w:rsidRPr="00966AFF">
        <w:rPr>
          <w:rFonts w:cs="Times New Roman" w:hint="eastAsia"/>
          <w:b/>
          <w:bCs/>
          <w:color w:val="1F4E79" w:themeColor="accent5" w:themeShade="80"/>
          <w:szCs w:val="21"/>
        </w:rPr>
        <w:t>a</w:t>
      </w:r>
      <w:r w:rsidRPr="00966AFF">
        <w:rPr>
          <w:rFonts w:cs="Times New Roman"/>
          <w:b/>
          <w:bCs/>
          <w:color w:val="1F4E79" w:themeColor="accent5" w:themeShade="80"/>
          <w:szCs w:val="21"/>
        </w:rPr>
        <w:t>nd Conventions-</w:t>
      </w:r>
      <w:r w:rsidRPr="00966AFF">
        <w:rPr>
          <w:rFonts w:cs="Times New Roman"/>
          <w:b/>
          <w:bCs/>
          <w:color w:val="1F4E79" w:themeColor="accent5" w:themeShade="80"/>
          <w:szCs w:val="21"/>
        </w:rPr>
        <w:t>联合国条约与公约</w:t>
      </w:r>
    </w:p>
    <w:p w14:paraId="42D60F36" w14:textId="77777777" w:rsidR="000D52BC" w:rsidRDefault="000D52BC" w:rsidP="000D52BC">
      <w:pPr>
        <w:rPr>
          <w:rFonts w:cs="Times New Roman"/>
          <w:b/>
          <w:bCs/>
          <w:color w:val="4472C4" w:themeColor="accent1"/>
          <w:szCs w:val="21"/>
        </w:rPr>
      </w:pPr>
      <w:r>
        <w:rPr>
          <w:rFonts w:cs="Times New Roman" w:hint="eastAsia"/>
          <w:b/>
          <w:bCs/>
          <w:color w:val="4472C4" w:themeColor="accent1"/>
          <w:szCs w:val="21"/>
        </w:rPr>
        <w:t>（</w:t>
      </w:r>
      <w:r>
        <w:rPr>
          <w:rFonts w:cs="Times New Roman" w:hint="eastAsia"/>
          <w:b/>
          <w:bCs/>
          <w:color w:val="4472C4" w:themeColor="accent1"/>
          <w:szCs w:val="21"/>
        </w:rPr>
        <w:t>1</w:t>
      </w:r>
      <w:r>
        <w:rPr>
          <w:rFonts w:cs="Times New Roman" w:hint="eastAsia"/>
          <w:b/>
          <w:bCs/>
          <w:color w:val="4472C4" w:themeColor="accent1"/>
          <w:szCs w:val="21"/>
        </w:rPr>
        <w:t>）</w:t>
      </w:r>
      <w:r>
        <w:rPr>
          <w:rFonts w:cs="Times New Roman" w:hint="eastAsia"/>
          <w:b/>
          <w:bCs/>
          <w:color w:val="4472C4" w:themeColor="accent1"/>
          <w:szCs w:val="21"/>
        </w:rPr>
        <w:t>UNTS</w:t>
      </w:r>
      <w:r>
        <w:rPr>
          <w:rFonts w:cs="Times New Roman" w:hint="eastAsia"/>
          <w:b/>
          <w:bCs/>
          <w:color w:val="4472C4" w:themeColor="accent1"/>
          <w:szCs w:val="21"/>
        </w:rPr>
        <w:t>（</w:t>
      </w:r>
      <w:r>
        <w:rPr>
          <w:rFonts w:cs="Times New Roman" w:hint="eastAsia"/>
          <w:b/>
          <w:bCs/>
          <w:color w:val="4472C4" w:themeColor="accent1"/>
          <w:szCs w:val="21"/>
        </w:rPr>
        <w:t>United</w:t>
      </w:r>
      <w:r>
        <w:rPr>
          <w:rFonts w:cs="Times New Roman"/>
          <w:b/>
          <w:bCs/>
          <w:color w:val="4472C4" w:themeColor="accent1"/>
          <w:szCs w:val="21"/>
        </w:rPr>
        <w:t xml:space="preserve"> </w:t>
      </w:r>
      <w:r>
        <w:rPr>
          <w:rFonts w:cs="Times New Roman" w:hint="eastAsia"/>
          <w:b/>
          <w:bCs/>
          <w:color w:val="4472C4" w:themeColor="accent1"/>
          <w:szCs w:val="21"/>
        </w:rPr>
        <w:t>Nations</w:t>
      </w:r>
      <w:r>
        <w:rPr>
          <w:rFonts w:cs="Times New Roman"/>
          <w:b/>
          <w:bCs/>
          <w:color w:val="4472C4" w:themeColor="accent1"/>
          <w:szCs w:val="21"/>
        </w:rPr>
        <w:t xml:space="preserve"> </w:t>
      </w:r>
      <w:r>
        <w:rPr>
          <w:rFonts w:cs="Times New Roman" w:hint="eastAsia"/>
          <w:b/>
          <w:bCs/>
          <w:color w:val="4472C4" w:themeColor="accent1"/>
          <w:szCs w:val="21"/>
        </w:rPr>
        <w:t>Treaty</w:t>
      </w:r>
      <w:r>
        <w:rPr>
          <w:rFonts w:cs="Times New Roman"/>
          <w:b/>
          <w:bCs/>
          <w:color w:val="4472C4" w:themeColor="accent1"/>
          <w:szCs w:val="21"/>
        </w:rPr>
        <w:t xml:space="preserve"> </w:t>
      </w:r>
      <w:r>
        <w:rPr>
          <w:rFonts w:cs="Times New Roman" w:hint="eastAsia"/>
          <w:b/>
          <w:bCs/>
          <w:color w:val="4472C4" w:themeColor="accent1"/>
          <w:szCs w:val="21"/>
        </w:rPr>
        <w:t>Series</w:t>
      </w:r>
      <w:r>
        <w:rPr>
          <w:rFonts w:cs="Times New Roman" w:hint="eastAsia"/>
          <w:b/>
          <w:bCs/>
          <w:color w:val="4472C4" w:themeColor="accent1"/>
          <w:szCs w:val="21"/>
        </w:rPr>
        <w:t>）</w:t>
      </w:r>
    </w:p>
    <w:p w14:paraId="2912747E" w14:textId="77777777" w:rsidR="000D52BC" w:rsidRPr="00966AFF" w:rsidRDefault="000D52BC" w:rsidP="000D52BC">
      <w:pPr>
        <w:rPr>
          <w:rFonts w:cs="Times New Roman"/>
          <w:b/>
          <w:color w:val="385623" w:themeColor="accent6" w:themeShade="80"/>
        </w:rPr>
      </w:pPr>
      <w:r w:rsidRPr="00966AFF">
        <w:rPr>
          <w:rFonts w:cs="Times New Roman" w:hint="eastAsia"/>
          <w:b/>
          <w:color w:val="385623" w:themeColor="accent6" w:themeShade="80"/>
        </w:rPr>
        <w:t>Treaty</w:t>
      </w:r>
      <w:r w:rsidRPr="00966AFF">
        <w:rPr>
          <w:rFonts w:cs="Times New Roman"/>
          <w:b/>
          <w:color w:val="385623" w:themeColor="accent6" w:themeShade="80"/>
        </w:rPr>
        <w:t xml:space="preserve"> </w:t>
      </w:r>
      <w:r w:rsidRPr="00966AFF">
        <w:rPr>
          <w:rFonts w:cs="Times New Roman" w:hint="eastAsia"/>
          <w:b/>
          <w:color w:val="385623" w:themeColor="accent6" w:themeShade="80"/>
        </w:rPr>
        <w:t>Name</w:t>
      </w:r>
      <w:r w:rsidRPr="00966AFF">
        <w:rPr>
          <w:rFonts w:cs="Times New Roman"/>
          <w:b/>
          <w:color w:val="385623" w:themeColor="accent6" w:themeShade="80"/>
        </w:rPr>
        <w:t xml:space="preserve"> | (</w:t>
      </w:r>
      <w:r w:rsidRPr="00966AFF">
        <w:rPr>
          <w:rFonts w:cs="Times New Roman" w:hint="eastAsia"/>
          <w:b/>
          <w:color w:val="385623" w:themeColor="accent6" w:themeShade="80"/>
        </w:rPr>
        <w:t>adopt</w:t>
      </w:r>
      <w:r w:rsidRPr="00966AFF">
        <w:rPr>
          <w:rFonts w:cs="Times New Roman"/>
          <w:b/>
          <w:color w:val="385623" w:themeColor="accent6" w:themeShade="80"/>
        </w:rPr>
        <w:t xml:space="preserve"> </w:t>
      </w:r>
      <w:r w:rsidRPr="00966AFF">
        <w:rPr>
          <w:rFonts w:cs="Times New Roman" w:hint="eastAsia"/>
          <w:b/>
          <w:color w:val="385623" w:themeColor="accent6" w:themeShade="80"/>
        </w:rPr>
        <w:t>date,</w:t>
      </w:r>
      <w:r w:rsidRPr="00966AFF">
        <w:rPr>
          <w:rFonts w:cs="Times New Roman"/>
          <w:b/>
          <w:color w:val="385623" w:themeColor="accent6" w:themeShade="80"/>
        </w:rPr>
        <w:t xml:space="preserve"> entered into force date) | </w:t>
      </w:r>
      <w:r w:rsidRPr="00966AFF">
        <w:rPr>
          <w:rFonts w:cs="Times New Roman"/>
          <w:b/>
          <w:color w:val="385623" w:themeColor="accent6" w:themeShade="80"/>
        </w:rPr>
        <w:t>联合国条约集卷号</w:t>
      </w:r>
      <w:r w:rsidRPr="00966AFF">
        <w:rPr>
          <w:rFonts w:cs="Times New Roman"/>
          <w:b/>
          <w:color w:val="385623" w:themeColor="accent6" w:themeShade="80"/>
        </w:rPr>
        <w:t xml:space="preserve"> UNTS </w:t>
      </w:r>
      <w:r w:rsidRPr="00966AFF">
        <w:rPr>
          <w:rFonts w:cs="Times New Roman"/>
          <w:b/>
          <w:color w:val="385623" w:themeColor="accent6" w:themeShade="80"/>
        </w:rPr>
        <w:t>页数</w:t>
      </w:r>
    </w:p>
    <w:p w14:paraId="33E3EE93" w14:textId="589C5112" w:rsidR="006C0EED" w:rsidRPr="00E464C5" w:rsidRDefault="000D52BC" w:rsidP="006C0EED">
      <w:pPr>
        <w:pStyle w:val="a6"/>
        <w:numPr>
          <w:ilvl w:val="0"/>
          <w:numId w:val="3"/>
        </w:numPr>
        <w:ind w:firstLineChars="0"/>
        <w:rPr>
          <w:rFonts w:cs="Times New Roman"/>
        </w:rPr>
      </w:pPr>
      <w:r w:rsidRPr="00F70FF7">
        <w:rPr>
          <w:rFonts w:cs="Times New Roman"/>
        </w:rPr>
        <w:t xml:space="preserve">International Covenant on Civil and Political Rights (adopt 16 </w:t>
      </w:r>
      <w:r w:rsidRPr="00F70FF7">
        <w:rPr>
          <w:rFonts w:cs="Times New Roman" w:hint="eastAsia"/>
        </w:rPr>
        <w:t>December</w:t>
      </w:r>
      <w:r w:rsidRPr="00F70FF7">
        <w:rPr>
          <w:rFonts w:cs="Times New Roman"/>
        </w:rPr>
        <w:t xml:space="preserve"> 1996, entered into force 23 March 1976) 999 UNTS 171.</w:t>
      </w:r>
    </w:p>
    <w:p w14:paraId="14975258" w14:textId="35667B46" w:rsidR="000D52BC" w:rsidRDefault="000D52BC" w:rsidP="000D52BC">
      <w:pPr>
        <w:jc w:val="left"/>
        <w:rPr>
          <w:rStyle w:val="a7"/>
          <w:rFonts w:cs="Times New Roman"/>
        </w:rPr>
      </w:pPr>
      <w:r w:rsidRPr="00D344E6">
        <w:rPr>
          <w:rFonts w:cs="Times New Roman" w:hint="eastAsia"/>
          <w:b/>
          <w:bCs/>
        </w:rPr>
        <w:t>注</w:t>
      </w:r>
      <w:r>
        <w:rPr>
          <w:rFonts w:cs="Times New Roman" w:hint="eastAsia"/>
        </w:rPr>
        <w:t>：</w:t>
      </w:r>
      <w:r w:rsidRPr="00403325">
        <w:rPr>
          <w:rFonts w:cs="Times New Roman"/>
        </w:rPr>
        <w:t>联合国条约集编号查询网址：</w:t>
      </w:r>
      <w:hyperlink r:id="rId15" w:history="1">
        <w:r w:rsidRPr="004A5B11">
          <w:rPr>
            <w:rStyle w:val="a7"/>
            <w:rFonts w:cs="Times New Roman"/>
          </w:rPr>
          <w:t>https://treaties.un.org/Pages/UNTSOnline.aspx?id=2&amp;clang=_en</w:t>
        </w:r>
      </w:hyperlink>
    </w:p>
    <w:p w14:paraId="74926EBD" w14:textId="40D1F556" w:rsidR="002F0A8C" w:rsidRDefault="002F0A8C" w:rsidP="00D344E6">
      <w:pPr>
        <w:rPr>
          <w:rFonts w:cs="Times New Roman"/>
        </w:rPr>
      </w:pPr>
      <w:r w:rsidRPr="00D344E6">
        <w:rPr>
          <w:rFonts w:cs="Times New Roman" w:hint="eastAsia"/>
          <w:b/>
          <w:bCs/>
        </w:rPr>
        <w:t>再注</w:t>
      </w:r>
      <w:r>
        <w:rPr>
          <w:rFonts w:cs="Times New Roman" w:hint="eastAsia"/>
        </w:rPr>
        <w:t>：</w:t>
      </w:r>
      <w:r w:rsidR="00AB1010">
        <w:rPr>
          <w:rFonts w:cs="Times New Roman" w:hint="eastAsia"/>
        </w:rPr>
        <w:t>尽管</w:t>
      </w:r>
      <w:r w:rsidR="00AB1010">
        <w:rPr>
          <w:rFonts w:cs="Times New Roman" w:hint="eastAsia"/>
        </w:rPr>
        <w:t>UNTS</w:t>
      </w:r>
      <w:r w:rsidR="00AB1010">
        <w:rPr>
          <w:rFonts w:cs="Times New Roman" w:hint="eastAsia"/>
        </w:rPr>
        <w:t>很全，但并不能涵盖所有的情形，有时需要结合其他条约数据库来给出对应的编号。</w:t>
      </w:r>
      <w:r w:rsidR="00E464C5">
        <w:rPr>
          <w:rFonts w:cs="Times New Roman" w:hint="eastAsia"/>
        </w:rPr>
        <w:t>例如</w:t>
      </w:r>
      <w:r w:rsidR="00D344E6" w:rsidRPr="00D344E6">
        <w:rPr>
          <w:rFonts w:cs="Times New Roman"/>
        </w:rPr>
        <w:t>United Nations Convention on Jurisdictional Immunities of States and Their Property</w:t>
      </w:r>
      <w:r w:rsidR="00D344E6">
        <w:rPr>
          <w:rFonts w:cs="Times New Roman" w:hint="eastAsia"/>
        </w:rPr>
        <w:t>就没有收录在</w:t>
      </w:r>
      <w:r w:rsidR="00D344E6">
        <w:rPr>
          <w:rFonts w:cs="Times New Roman" w:hint="eastAsia"/>
        </w:rPr>
        <w:t>UNTS</w:t>
      </w:r>
      <w:r w:rsidR="00D344E6">
        <w:rPr>
          <w:rFonts w:cs="Times New Roman" w:hint="eastAsia"/>
        </w:rPr>
        <w:t>里，</w:t>
      </w:r>
      <w:r w:rsidR="00E464C5">
        <w:rPr>
          <w:rFonts w:cs="Times New Roman" w:hint="eastAsia"/>
        </w:rPr>
        <w:t>但</w:t>
      </w:r>
      <w:r w:rsidR="00D344E6">
        <w:rPr>
          <w:rFonts w:cs="Times New Roman" w:hint="eastAsia"/>
        </w:rPr>
        <w:t>可以从</w:t>
      </w:r>
      <w:r w:rsidR="00D344E6">
        <w:rPr>
          <w:rFonts w:cs="Times New Roman" w:hint="eastAsia"/>
        </w:rPr>
        <w:t>ILM</w:t>
      </w:r>
      <w:r w:rsidR="00D344E6">
        <w:rPr>
          <w:rFonts w:cs="Times New Roman" w:hint="eastAsia"/>
        </w:rPr>
        <w:t>（</w:t>
      </w:r>
      <w:r w:rsidR="00D344E6" w:rsidRPr="00D344E6">
        <w:rPr>
          <w:rFonts w:cs="Times New Roman"/>
        </w:rPr>
        <w:t>International Legal Materials</w:t>
      </w:r>
      <w:r w:rsidR="00D344E6">
        <w:rPr>
          <w:rFonts w:cs="Times New Roman" w:hint="eastAsia"/>
        </w:rPr>
        <w:t>）里面找，即可以写成：</w:t>
      </w:r>
      <w:r w:rsidR="00D344E6" w:rsidRPr="00D344E6">
        <w:rPr>
          <w:rFonts w:cs="Times New Roman"/>
        </w:rPr>
        <w:t>United Nations Convention on Jurisdictional Immunities of States and Their Property (adopted 2 December 2004, opened for signature 17 January 2007) (2005) 44 ILM 801</w:t>
      </w:r>
      <w:r w:rsidR="00D344E6">
        <w:rPr>
          <w:rFonts w:cs="Times New Roman" w:hint="eastAsia"/>
        </w:rPr>
        <w:t>。</w:t>
      </w:r>
      <w:r w:rsidR="00E464C5">
        <w:rPr>
          <w:rFonts w:cs="Times New Roman" w:hint="eastAsia"/>
        </w:rPr>
        <w:t>不过，</w:t>
      </w:r>
      <w:r w:rsidR="00D344E6">
        <w:rPr>
          <w:rFonts w:cs="Times New Roman" w:hint="eastAsia"/>
        </w:rPr>
        <w:t>应该优先从</w:t>
      </w:r>
      <w:r w:rsidR="00D344E6">
        <w:rPr>
          <w:rFonts w:cs="Times New Roman" w:hint="eastAsia"/>
        </w:rPr>
        <w:t>UNTS</w:t>
      </w:r>
      <w:r w:rsidR="00D344E6">
        <w:rPr>
          <w:rFonts w:cs="Times New Roman" w:hint="eastAsia"/>
        </w:rPr>
        <w:t>里面找。</w:t>
      </w:r>
    </w:p>
    <w:p w14:paraId="4CDDED4C" w14:textId="2ED29367" w:rsidR="00E464C5" w:rsidRDefault="00E464C5" w:rsidP="00D344E6">
      <w:pPr>
        <w:rPr>
          <w:rFonts w:cs="Times New Roman"/>
        </w:rPr>
      </w:pPr>
      <w:r w:rsidRPr="00E464C5">
        <w:rPr>
          <w:rFonts w:cs="Times New Roman" w:hint="eastAsia"/>
          <w:b/>
          <w:bCs/>
        </w:rPr>
        <w:t>还注：</w:t>
      </w:r>
      <w:r>
        <w:rPr>
          <w:rFonts w:cs="Times New Roman" w:hint="eastAsia"/>
        </w:rPr>
        <w:t>尽管有非常多的</w:t>
      </w:r>
      <w:r>
        <w:rPr>
          <w:rFonts w:cs="Times New Roman" w:hint="eastAsia"/>
        </w:rPr>
        <w:t>best</w:t>
      </w:r>
      <w:r>
        <w:rPr>
          <w:rFonts w:cs="Times New Roman"/>
        </w:rPr>
        <w:t xml:space="preserve"> </w:t>
      </w:r>
      <w:r>
        <w:rPr>
          <w:rFonts w:cs="Times New Roman" w:hint="eastAsia"/>
        </w:rPr>
        <w:t>memo</w:t>
      </w:r>
      <w:r>
        <w:rPr>
          <w:rFonts w:cs="Times New Roman" w:hint="eastAsia"/>
        </w:rPr>
        <w:t>和专家著述将</w:t>
      </w:r>
      <w:r>
        <w:rPr>
          <w:rFonts w:cs="Times New Roman" w:hint="eastAsia"/>
        </w:rPr>
        <w:t>1</w:t>
      </w:r>
      <w:r>
        <w:rPr>
          <w:rFonts w:cs="Times New Roman"/>
        </w:rPr>
        <w:t xml:space="preserve"> </w:t>
      </w:r>
      <w:r>
        <w:rPr>
          <w:rFonts w:cs="Times New Roman" w:hint="eastAsia"/>
        </w:rPr>
        <w:t>UNTS</w:t>
      </w:r>
      <w:r>
        <w:rPr>
          <w:rFonts w:cs="Times New Roman"/>
        </w:rPr>
        <w:t xml:space="preserve"> </w:t>
      </w:r>
      <w:r>
        <w:rPr>
          <w:rFonts w:cs="Times New Roman" w:hint="eastAsia"/>
        </w:rPr>
        <w:t>XVI</w:t>
      </w:r>
      <w:r>
        <w:rPr>
          <w:rFonts w:cs="Times New Roman" w:hint="eastAsia"/>
        </w:rPr>
        <w:t>作为</w:t>
      </w:r>
      <w:r>
        <w:rPr>
          <w:rFonts w:cs="Times New Roman" w:hint="eastAsia"/>
        </w:rPr>
        <w:t>UN</w:t>
      </w:r>
      <w:r>
        <w:rPr>
          <w:rFonts w:cs="Times New Roman"/>
        </w:rPr>
        <w:t xml:space="preserve"> </w:t>
      </w:r>
      <w:r>
        <w:rPr>
          <w:rFonts w:cs="Times New Roman" w:hint="eastAsia"/>
        </w:rPr>
        <w:t>Charter</w:t>
      </w:r>
      <w:r>
        <w:rPr>
          <w:rFonts w:cs="Times New Roman" w:hint="eastAsia"/>
        </w:rPr>
        <w:t>或</w:t>
      </w:r>
      <w:r>
        <w:rPr>
          <w:rFonts w:cs="Times New Roman" w:hint="eastAsia"/>
        </w:rPr>
        <w:t>ICJ</w:t>
      </w:r>
      <w:r>
        <w:rPr>
          <w:rFonts w:cs="Times New Roman"/>
        </w:rPr>
        <w:t xml:space="preserve"> </w:t>
      </w:r>
      <w:r>
        <w:rPr>
          <w:rFonts w:cs="Times New Roman" w:hint="eastAsia"/>
        </w:rPr>
        <w:t>Statute</w:t>
      </w:r>
      <w:r>
        <w:rPr>
          <w:rFonts w:cs="Times New Roman" w:hint="eastAsia"/>
        </w:rPr>
        <w:t>的条约集卷号，但这是错误的。参见：《</w:t>
      </w:r>
      <w:hyperlink r:id="rId16" w:history="1">
        <w:r w:rsidRPr="00E464C5">
          <w:rPr>
            <w:rStyle w:val="a7"/>
            <w:rFonts w:cs="Times New Roman" w:hint="eastAsia"/>
          </w:rPr>
          <w:t>震惊｜原来</w:t>
        </w:r>
        <w:r w:rsidRPr="00E464C5">
          <w:rPr>
            <w:rStyle w:val="a7"/>
            <w:rFonts w:cs="Times New Roman" w:hint="eastAsia"/>
          </w:rPr>
          <w:t>UN Charter</w:t>
        </w:r>
        <w:r w:rsidRPr="00E464C5">
          <w:rPr>
            <w:rStyle w:val="a7"/>
            <w:rFonts w:cs="Times New Roman" w:hint="eastAsia"/>
          </w:rPr>
          <w:t>的联合国条约集编号不是</w:t>
        </w:r>
        <w:r w:rsidRPr="00E464C5">
          <w:rPr>
            <w:rStyle w:val="a7"/>
            <w:rFonts w:cs="Times New Roman" w:hint="eastAsia"/>
          </w:rPr>
          <w:t>1 UNTS XVI</w:t>
        </w:r>
      </w:hyperlink>
      <w:r>
        <w:rPr>
          <w:rFonts w:cs="Times New Roman" w:hint="eastAsia"/>
        </w:rPr>
        <w:t>》，载“法律竞赛”公众号。</w:t>
      </w:r>
    </w:p>
    <w:p w14:paraId="0C3EA548" w14:textId="78618148" w:rsidR="000D52BC" w:rsidRDefault="000D52BC" w:rsidP="000D52BC">
      <w:pPr>
        <w:rPr>
          <w:rFonts w:cs="Times New Roman"/>
          <w:b/>
          <w:bCs/>
          <w:color w:val="4472C4" w:themeColor="accent1"/>
          <w:szCs w:val="21"/>
        </w:rPr>
      </w:pPr>
      <w:r w:rsidRPr="00FE3DFF">
        <w:rPr>
          <w:rFonts w:cs="Times New Roman" w:hint="eastAsia"/>
          <w:b/>
          <w:bCs/>
          <w:color w:val="4472C4" w:themeColor="accent1"/>
          <w:szCs w:val="21"/>
        </w:rPr>
        <w:t>（</w:t>
      </w:r>
      <w:r>
        <w:rPr>
          <w:rFonts w:cs="Times New Roman" w:hint="eastAsia"/>
          <w:b/>
          <w:bCs/>
          <w:color w:val="4472C4" w:themeColor="accent1"/>
          <w:szCs w:val="21"/>
        </w:rPr>
        <w:t>2</w:t>
      </w:r>
      <w:r w:rsidRPr="00FE3DFF">
        <w:rPr>
          <w:rFonts w:cs="Times New Roman" w:hint="eastAsia"/>
          <w:b/>
          <w:bCs/>
          <w:color w:val="4472C4" w:themeColor="accent1"/>
          <w:szCs w:val="21"/>
        </w:rPr>
        <w:t>）</w:t>
      </w:r>
      <w:r w:rsidR="00E464C5">
        <w:rPr>
          <w:rFonts w:cs="Times New Roman" w:hint="eastAsia"/>
          <w:b/>
          <w:bCs/>
          <w:color w:val="4472C4" w:themeColor="accent1"/>
          <w:szCs w:val="21"/>
        </w:rPr>
        <w:t>其他条约集卷库</w:t>
      </w:r>
      <w:r>
        <w:rPr>
          <w:rFonts w:cs="Times New Roman" w:hint="eastAsia"/>
          <w:b/>
          <w:bCs/>
          <w:color w:val="4472C4" w:themeColor="accent1"/>
          <w:szCs w:val="21"/>
        </w:rPr>
        <w:t>（</w:t>
      </w:r>
      <w:r w:rsidR="00E464C5">
        <w:rPr>
          <w:rFonts w:cs="Times New Roman" w:hint="eastAsia"/>
          <w:b/>
          <w:bCs/>
          <w:color w:val="4472C4" w:themeColor="accent1"/>
          <w:szCs w:val="21"/>
        </w:rPr>
        <w:t>如</w:t>
      </w:r>
      <w:r>
        <w:rPr>
          <w:rFonts w:cs="Times New Roman" w:hint="eastAsia"/>
          <w:b/>
          <w:bCs/>
          <w:color w:val="4472C4" w:themeColor="accent1"/>
          <w:szCs w:val="21"/>
        </w:rPr>
        <w:t>League</w:t>
      </w:r>
      <w:r>
        <w:rPr>
          <w:rFonts w:cs="Times New Roman"/>
          <w:b/>
          <w:bCs/>
          <w:color w:val="4472C4" w:themeColor="accent1"/>
          <w:szCs w:val="21"/>
        </w:rPr>
        <w:t xml:space="preserve"> </w:t>
      </w:r>
      <w:r>
        <w:rPr>
          <w:rFonts w:cs="Times New Roman" w:hint="eastAsia"/>
          <w:b/>
          <w:bCs/>
          <w:color w:val="4472C4" w:themeColor="accent1"/>
          <w:szCs w:val="21"/>
        </w:rPr>
        <w:t>of</w:t>
      </w:r>
      <w:r>
        <w:rPr>
          <w:rFonts w:cs="Times New Roman"/>
          <w:b/>
          <w:bCs/>
          <w:color w:val="4472C4" w:themeColor="accent1"/>
          <w:szCs w:val="21"/>
        </w:rPr>
        <w:t xml:space="preserve"> </w:t>
      </w:r>
      <w:r>
        <w:rPr>
          <w:rFonts w:cs="Times New Roman" w:hint="eastAsia"/>
          <w:b/>
          <w:bCs/>
          <w:color w:val="4472C4" w:themeColor="accent1"/>
          <w:szCs w:val="21"/>
        </w:rPr>
        <w:t>Nations</w:t>
      </w:r>
      <w:r>
        <w:rPr>
          <w:rFonts w:cs="Times New Roman"/>
          <w:b/>
          <w:bCs/>
          <w:color w:val="4472C4" w:themeColor="accent1"/>
          <w:szCs w:val="21"/>
        </w:rPr>
        <w:t xml:space="preserve"> </w:t>
      </w:r>
      <w:r>
        <w:rPr>
          <w:rFonts w:cs="Times New Roman" w:hint="eastAsia"/>
          <w:b/>
          <w:bCs/>
          <w:color w:val="4472C4" w:themeColor="accent1"/>
          <w:szCs w:val="21"/>
        </w:rPr>
        <w:t>Treaty</w:t>
      </w:r>
      <w:r>
        <w:rPr>
          <w:rFonts w:cs="Times New Roman"/>
          <w:b/>
          <w:bCs/>
          <w:color w:val="4472C4" w:themeColor="accent1"/>
          <w:szCs w:val="21"/>
        </w:rPr>
        <w:t xml:space="preserve"> Series</w:t>
      </w:r>
      <w:r w:rsidR="00E464C5">
        <w:rPr>
          <w:rFonts w:cs="Times New Roman" w:hint="eastAsia"/>
          <w:b/>
          <w:bCs/>
          <w:color w:val="4472C4" w:themeColor="accent1"/>
          <w:szCs w:val="21"/>
        </w:rPr>
        <w:t>,</w:t>
      </w:r>
      <w:r w:rsidR="00E464C5">
        <w:rPr>
          <w:rFonts w:cs="Times New Roman"/>
          <w:b/>
          <w:bCs/>
          <w:color w:val="4472C4" w:themeColor="accent1"/>
          <w:szCs w:val="21"/>
        </w:rPr>
        <w:t xml:space="preserve"> </w:t>
      </w:r>
      <w:r w:rsidR="00E464C5" w:rsidRPr="00E464C5">
        <w:rPr>
          <w:rFonts w:cs="Times New Roman"/>
          <w:b/>
          <w:bCs/>
          <w:color w:val="4472C4" w:themeColor="accent1"/>
          <w:szCs w:val="21"/>
        </w:rPr>
        <w:t>Consolidated </w:t>
      </w:r>
      <w:r w:rsidR="00E464C5" w:rsidRPr="00E464C5">
        <w:rPr>
          <w:rFonts w:cs="Times New Roman"/>
          <w:b/>
          <w:bCs/>
          <w:color w:val="4472C4" w:themeColor="accent1"/>
        </w:rPr>
        <w:t>Treaty</w:t>
      </w:r>
      <w:r w:rsidR="00E464C5" w:rsidRPr="00E464C5">
        <w:rPr>
          <w:rFonts w:cs="Times New Roman"/>
          <w:b/>
          <w:bCs/>
          <w:color w:val="4472C4" w:themeColor="accent1"/>
          <w:szCs w:val="21"/>
        </w:rPr>
        <w:t> Series</w:t>
      </w:r>
      <w:r w:rsidR="00E464C5">
        <w:rPr>
          <w:rFonts w:cs="Times New Roman" w:hint="eastAsia"/>
          <w:b/>
          <w:bCs/>
          <w:color w:val="4472C4" w:themeColor="accent1"/>
          <w:szCs w:val="21"/>
        </w:rPr>
        <w:t>等</w:t>
      </w:r>
      <w:r>
        <w:rPr>
          <w:rFonts w:cs="Times New Roman" w:hint="eastAsia"/>
          <w:b/>
          <w:bCs/>
          <w:color w:val="4472C4" w:themeColor="accent1"/>
          <w:szCs w:val="21"/>
        </w:rPr>
        <w:t>）</w:t>
      </w:r>
    </w:p>
    <w:p w14:paraId="5A576E2E" w14:textId="77777777" w:rsidR="000D52BC" w:rsidRPr="00F70FF7" w:rsidRDefault="000D52BC" w:rsidP="000D52BC">
      <w:pPr>
        <w:pStyle w:val="a6"/>
        <w:numPr>
          <w:ilvl w:val="0"/>
          <w:numId w:val="2"/>
        </w:numPr>
        <w:ind w:firstLineChars="0"/>
        <w:rPr>
          <w:rFonts w:cs="Times New Roman"/>
        </w:rPr>
      </w:pPr>
      <w:r w:rsidRPr="00F70FF7">
        <w:rPr>
          <w:rFonts w:cs="Times New Roman"/>
        </w:rPr>
        <w:t>Slavery Convention (adopted 25 September 1926, entered into force 9 March 1927) 60 LNTS 253</w:t>
      </w:r>
    </w:p>
    <w:p w14:paraId="672ACF4C" w14:textId="77777777" w:rsidR="000D52BC" w:rsidRPr="00F70FF7" w:rsidRDefault="000D52BC" w:rsidP="000D52BC">
      <w:pPr>
        <w:pStyle w:val="a6"/>
        <w:numPr>
          <w:ilvl w:val="0"/>
          <w:numId w:val="2"/>
        </w:numPr>
        <w:ind w:firstLineChars="0"/>
        <w:rPr>
          <w:rFonts w:cs="Times New Roman"/>
        </w:rPr>
      </w:pPr>
      <w:r w:rsidRPr="00F70FF7">
        <w:rPr>
          <w:rFonts w:cs="Times New Roman"/>
        </w:rPr>
        <w:t>Convention between Great Britain, Japan, Russia and the United States Requesting Measures for the Preservation and Protection of Fur Seals in the North Pacific Ocean (signed 7 December 1911) (1911) 214 CTS 80</w:t>
      </w:r>
    </w:p>
    <w:p w14:paraId="705F88B9" w14:textId="77777777" w:rsidR="000D52BC" w:rsidRPr="00F70394" w:rsidRDefault="000D52BC" w:rsidP="000D52BC">
      <w:pPr>
        <w:rPr>
          <w:rFonts w:cs="Times New Roman"/>
          <w:b/>
          <w:bCs/>
          <w:color w:val="4472C4" w:themeColor="accent1"/>
          <w:szCs w:val="21"/>
        </w:rPr>
      </w:pPr>
      <w:r w:rsidRPr="00F70394">
        <w:rPr>
          <w:rFonts w:cs="Times New Roman" w:hint="eastAsia"/>
          <w:b/>
          <w:bCs/>
          <w:color w:val="4472C4" w:themeColor="accent1"/>
          <w:szCs w:val="21"/>
        </w:rPr>
        <w:t>（</w:t>
      </w:r>
      <w:r w:rsidRPr="00F70394">
        <w:rPr>
          <w:rFonts w:cs="Times New Roman" w:hint="eastAsia"/>
          <w:b/>
          <w:bCs/>
          <w:color w:val="4472C4" w:themeColor="accent1"/>
          <w:szCs w:val="21"/>
        </w:rPr>
        <w:t>3</w:t>
      </w:r>
      <w:r w:rsidRPr="00F70394">
        <w:rPr>
          <w:rFonts w:cs="Times New Roman" w:hint="eastAsia"/>
          <w:b/>
          <w:bCs/>
          <w:color w:val="4472C4" w:themeColor="accent1"/>
          <w:szCs w:val="21"/>
        </w:rPr>
        <w:t>）</w:t>
      </w:r>
      <w:r w:rsidRPr="00F70394">
        <w:rPr>
          <w:rFonts w:cs="Times New Roman"/>
          <w:b/>
          <w:bCs/>
          <w:color w:val="4472C4" w:themeColor="accent1"/>
          <w:szCs w:val="21"/>
        </w:rPr>
        <w:t>Bilateral Treaty</w:t>
      </w:r>
    </w:p>
    <w:p w14:paraId="1C0D138D" w14:textId="77777777" w:rsidR="000D52BC" w:rsidRPr="00F70FF7" w:rsidRDefault="000D52BC" w:rsidP="000D52BC">
      <w:pPr>
        <w:pStyle w:val="a6"/>
        <w:numPr>
          <w:ilvl w:val="0"/>
          <w:numId w:val="4"/>
        </w:numPr>
        <w:ind w:firstLineChars="0"/>
        <w:rPr>
          <w:rFonts w:cs="Times New Roman"/>
        </w:rPr>
      </w:pPr>
      <w:r w:rsidRPr="00F70FF7">
        <w:rPr>
          <w:rFonts w:cs="Times New Roman"/>
        </w:rPr>
        <w:t>Rehabilitation and Development Co-Operation Agreement (Australia-Nauru) (5 May 1994) ATS 1994 15</w:t>
      </w:r>
    </w:p>
    <w:p w14:paraId="3CB3C2E4" w14:textId="77777777" w:rsidR="000D52BC" w:rsidRDefault="000D52BC" w:rsidP="000D52BC">
      <w:pPr>
        <w:rPr>
          <w:rFonts w:cs="Times New Roman"/>
          <w:b/>
          <w:bCs/>
          <w:color w:val="4472C4" w:themeColor="accent1"/>
          <w:szCs w:val="21"/>
        </w:rPr>
      </w:pPr>
      <w:r w:rsidRPr="00F70394">
        <w:rPr>
          <w:rFonts w:cs="Times New Roman" w:hint="eastAsia"/>
          <w:b/>
          <w:bCs/>
          <w:color w:val="4472C4" w:themeColor="accent1"/>
          <w:szCs w:val="21"/>
        </w:rPr>
        <w:t>（</w:t>
      </w:r>
      <w:r w:rsidRPr="00F70394">
        <w:rPr>
          <w:rFonts w:cs="Times New Roman" w:hint="eastAsia"/>
          <w:b/>
          <w:bCs/>
          <w:color w:val="4472C4" w:themeColor="accent1"/>
          <w:szCs w:val="21"/>
        </w:rPr>
        <w:t>4</w:t>
      </w:r>
      <w:r w:rsidRPr="00F70394">
        <w:rPr>
          <w:rFonts w:cs="Times New Roman" w:hint="eastAsia"/>
          <w:b/>
          <w:bCs/>
          <w:color w:val="4472C4" w:themeColor="accent1"/>
          <w:szCs w:val="21"/>
        </w:rPr>
        <w:t>）</w:t>
      </w:r>
      <w:r w:rsidRPr="00F70394">
        <w:rPr>
          <w:rFonts w:cs="Times New Roman"/>
          <w:b/>
          <w:bCs/>
          <w:color w:val="4472C4" w:themeColor="accent1"/>
          <w:szCs w:val="21"/>
        </w:rPr>
        <w:t>GATT/WTO Agreements</w:t>
      </w:r>
    </w:p>
    <w:p w14:paraId="57488748" w14:textId="77777777" w:rsidR="000D52BC" w:rsidRPr="00F70FF7" w:rsidRDefault="000D52BC" w:rsidP="000D52BC">
      <w:pPr>
        <w:pStyle w:val="a6"/>
        <w:numPr>
          <w:ilvl w:val="0"/>
          <w:numId w:val="4"/>
        </w:numPr>
        <w:ind w:firstLineChars="0"/>
        <w:rPr>
          <w:rFonts w:cs="Times New Roman"/>
        </w:rPr>
      </w:pPr>
      <w:r w:rsidRPr="00F70FF7">
        <w:rPr>
          <w:rFonts w:cs="Times New Roman"/>
        </w:rPr>
        <w:t>Declaration on Trade Measures Taken for Balance-of-payments Purposes (28 November 1979) BISD 26S/205, 208</w:t>
      </w:r>
    </w:p>
    <w:p w14:paraId="147AC8EC" w14:textId="77777777" w:rsidR="000D52BC" w:rsidRPr="00F70FF7" w:rsidRDefault="000D52BC" w:rsidP="000D52BC">
      <w:pPr>
        <w:pStyle w:val="a6"/>
        <w:numPr>
          <w:ilvl w:val="0"/>
          <w:numId w:val="4"/>
        </w:numPr>
        <w:ind w:firstLineChars="0"/>
        <w:rPr>
          <w:rFonts w:cs="Times New Roman"/>
        </w:rPr>
      </w:pPr>
      <w:r w:rsidRPr="00F70FF7">
        <w:rPr>
          <w:rFonts w:cs="Times New Roman"/>
        </w:rPr>
        <w:lastRenderedPageBreak/>
        <w:t>Agreement on Agriculture (15 April 1994) LT/UR/A-1A/2 art 2 &lt;http://doconline.wto.org&gt;</w:t>
      </w:r>
    </w:p>
    <w:p w14:paraId="457AD190" w14:textId="77777777" w:rsidR="000D52BC" w:rsidRPr="00403325" w:rsidRDefault="000D52BC" w:rsidP="000D52BC">
      <w:pPr>
        <w:rPr>
          <w:rFonts w:cs="Times New Roman"/>
          <w:b/>
          <w:bCs/>
          <w:color w:val="4472C4" w:themeColor="accent1"/>
          <w:szCs w:val="21"/>
        </w:rPr>
      </w:pPr>
      <w:r>
        <w:rPr>
          <w:rFonts w:cs="Times New Roman" w:hint="eastAsia"/>
          <w:b/>
          <w:bCs/>
          <w:color w:val="4472C4" w:themeColor="accent1"/>
          <w:szCs w:val="21"/>
        </w:rPr>
        <w:t>（</w:t>
      </w:r>
      <w:r>
        <w:rPr>
          <w:rFonts w:cs="Times New Roman"/>
          <w:b/>
          <w:bCs/>
          <w:color w:val="4472C4" w:themeColor="accent1"/>
          <w:szCs w:val="21"/>
        </w:rPr>
        <w:t>5</w:t>
      </w:r>
      <w:r>
        <w:rPr>
          <w:rFonts w:cs="Times New Roman" w:hint="eastAsia"/>
          <w:b/>
          <w:bCs/>
          <w:color w:val="4472C4" w:themeColor="accent1"/>
          <w:szCs w:val="21"/>
        </w:rPr>
        <w:t>）</w:t>
      </w:r>
      <w:r w:rsidRPr="00403325">
        <w:rPr>
          <w:rFonts w:cs="Times New Roman"/>
          <w:b/>
          <w:bCs/>
          <w:color w:val="4472C4" w:themeColor="accent1"/>
          <w:szCs w:val="21"/>
        </w:rPr>
        <w:t>EU legislation-</w:t>
      </w:r>
      <w:r w:rsidRPr="00403325">
        <w:rPr>
          <w:rFonts w:cs="Times New Roman"/>
          <w:b/>
          <w:bCs/>
          <w:color w:val="4472C4" w:themeColor="accent1"/>
          <w:szCs w:val="21"/>
        </w:rPr>
        <w:t>欧盟立法</w:t>
      </w:r>
    </w:p>
    <w:p w14:paraId="13C65443" w14:textId="5C03FC08" w:rsidR="000D52BC" w:rsidRPr="00E464C5" w:rsidRDefault="000D52BC" w:rsidP="000D52BC">
      <w:pPr>
        <w:rPr>
          <w:rFonts w:cs="Times New Roman"/>
          <w:b/>
          <w:bCs/>
        </w:rPr>
      </w:pPr>
      <w:r w:rsidRPr="00E464C5">
        <w:rPr>
          <w:rFonts w:cs="Times New Roman"/>
          <w:b/>
          <w:bCs/>
        </w:rPr>
        <w:t>1</w:t>
      </w:r>
      <w:r w:rsidR="00AA78D5" w:rsidRPr="00E464C5">
        <w:rPr>
          <w:rFonts w:cs="Times New Roman" w:hint="eastAsia"/>
          <w:b/>
          <w:bCs/>
        </w:rPr>
        <w:t>、</w:t>
      </w:r>
      <w:r w:rsidRPr="00E464C5">
        <w:rPr>
          <w:rFonts w:cs="Times New Roman"/>
          <w:b/>
          <w:bCs/>
        </w:rPr>
        <w:t>条约与协议：</w:t>
      </w:r>
    </w:p>
    <w:p w14:paraId="161E8F1A" w14:textId="6119C9FB" w:rsidR="00AA78D5" w:rsidRPr="002F0A8C" w:rsidRDefault="000D52BC" w:rsidP="000D52BC">
      <w:pPr>
        <w:rPr>
          <w:rFonts w:cs="Times New Roman"/>
          <w:b/>
          <w:color w:val="385623" w:themeColor="accent6" w:themeShade="80"/>
        </w:rPr>
      </w:pPr>
      <w:r w:rsidRPr="00F70394">
        <w:rPr>
          <w:rFonts w:cs="Times New Roman"/>
          <w:b/>
          <w:color w:val="385623" w:themeColor="accent6" w:themeShade="80"/>
        </w:rPr>
        <w:t>文件名</w:t>
      </w:r>
      <w:r w:rsidRPr="00F70394">
        <w:rPr>
          <w:rFonts w:cs="Times New Roman"/>
          <w:b/>
          <w:color w:val="385623" w:themeColor="accent6" w:themeShade="80"/>
        </w:rPr>
        <w:t xml:space="preserve"> [</w:t>
      </w:r>
      <w:r w:rsidRPr="00F70394">
        <w:rPr>
          <w:rFonts w:cs="Times New Roman"/>
          <w:b/>
          <w:color w:val="385623" w:themeColor="accent6" w:themeShade="80"/>
        </w:rPr>
        <w:t>年份</w:t>
      </w:r>
      <w:r w:rsidRPr="00F70394">
        <w:rPr>
          <w:rFonts w:cs="Times New Roman"/>
          <w:b/>
          <w:color w:val="385623" w:themeColor="accent6" w:themeShade="80"/>
        </w:rPr>
        <w:t>] OJ series issue (L</w:t>
      </w:r>
      <w:r w:rsidRPr="00F70394">
        <w:rPr>
          <w:rFonts w:cs="Times New Roman"/>
          <w:b/>
          <w:color w:val="385623" w:themeColor="accent6" w:themeShade="80"/>
        </w:rPr>
        <w:t>或</w:t>
      </w:r>
      <w:r w:rsidRPr="00F70394">
        <w:rPr>
          <w:rFonts w:cs="Times New Roman"/>
          <w:b/>
          <w:color w:val="385623" w:themeColor="accent6" w:themeShade="80"/>
        </w:rPr>
        <w:t>C</w:t>
      </w:r>
      <w:r w:rsidRPr="00F70394">
        <w:rPr>
          <w:rFonts w:cs="Times New Roman"/>
          <w:b/>
          <w:color w:val="385623" w:themeColor="accent6" w:themeShade="80"/>
        </w:rPr>
        <w:t>或</w:t>
      </w:r>
      <w:r w:rsidRPr="00F70394">
        <w:rPr>
          <w:rFonts w:cs="Times New Roman"/>
          <w:b/>
          <w:color w:val="385623" w:themeColor="accent6" w:themeShade="80"/>
        </w:rPr>
        <w:t>S)/</w:t>
      </w:r>
      <w:r w:rsidRPr="00F70394">
        <w:rPr>
          <w:rFonts w:cs="Times New Roman"/>
          <w:b/>
          <w:color w:val="385623" w:themeColor="accent6" w:themeShade="80"/>
        </w:rPr>
        <w:t>起始页</w:t>
      </w:r>
    </w:p>
    <w:p w14:paraId="71A8DB8D" w14:textId="3DC05235" w:rsidR="000D52BC" w:rsidRPr="00E464C5" w:rsidRDefault="000D52BC" w:rsidP="000D52BC">
      <w:pPr>
        <w:rPr>
          <w:rFonts w:cs="Times New Roman"/>
          <w:b/>
          <w:bCs/>
        </w:rPr>
      </w:pPr>
      <w:r w:rsidRPr="00E464C5">
        <w:rPr>
          <w:rFonts w:cs="Times New Roman"/>
          <w:b/>
          <w:bCs/>
        </w:rPr>
        <w:t>2</w:t>
      </w:r>
      <w:r w:rsidR="00AA78D5" w:rsidRPr="00E464C5">
        <w:rPr>
          <w:rFonts w:cs="Times New Roman" w:hint="eastAsia"/>
          <w:b/>
          <w:bCs/>
        </w:rPr>
        <w:t>、</w:t>
      </w:r>
      <w:r w:rsidRPr="00E464C5">
        <w:rPr>
          <w:rFonts w:cs="Times New Roman"/>
          <w:b/>
          <w:bCs/>
        </w:rPr>
        <w:t>法规，指令，决定，建议和意见：</w:t>
      </w:r>
    </w:p>
    <w:p w14:paraId="0AF64959" w14:textId="4FA9A662" w:rsidR="00E464C5" w:rsidRPr="00E464C5" w:rsidRDefault="000D52BC" w:rsidP="00B216D2">
      <w:pPr>
        <w:rPr>
          <w:rFonts w:cs="Times New Roman"/>
          <w:b/>
          <w:color w:val="385623" w:themeColor="accent6" w:themeShade="80"/>
        </w:rPr>
      </w:pPr>
      <w:r w:rsidRPr="00AA78D5">
        <w:rPr>
          <w:rFonts w:cs="Times New Roman"/>
          <w:b/>
          <w:color w:val="385623" w:themeColor="accent6" w:themeShade="80"/>
        </w:rPr>
        <w:t>法源类型</w:t>
      </w:r>
      <w:r w:rsidRPr="00AA78D5">
        <w:rPr>
          <w:rFonts w:cs="Times New Roman"/>
          <w:b/>
          <w:color w:val="385623" w:themeColor="accent6" w:themeShade="80"/>
        </w:rPr>
        <w:t xml:space="preserve"> </w:t>
      </w:r>
      <w:r w:rsidRPr="00AA78D5">
        <w:rPr>
          <w:rFonts w:cs="Times New Roman"/>
          <w:b/>
          <w:color w:val="385623" w:themeColor="accent6" w:themeShade="80"/>
        </w:rPr>
        <w:t>序列号</w:t>
      </w:r>
      <w:r w:rsidRPr="00AA78D5">
        <w:rPr>
          <w:rFonts w:cs="Times New Roman"/>
          <w:b/>
          <w:color w:val="385623" w:themeColor="accent6" w:themeShade="80"/>
        </w:rPr>
        <w:t xml:space="preserve"> </w:t>
      </w:r>
      <w:r w:rsidRPr="00AA78D5">
        <w:rPr>
          <w:rFonts w:cs="Times New Roman"/>
          <w:b/>
          <w:color w:val="385623" w:themeColor="accent6" w:themeShade="80"/>
        </w:rPr>
        <w:t>文件名</w:t>
      </w:r>
      <w:r w:rsidRPr="00AA78D5">
        <w:rPr>
          <w:rFonts w:cs="Times New Roman"/>
          <w:b/>
          <w:color w:val="385623" w:themeColor="accent6" w:themeShade="80"/>
        </w:rPr>
        <w:t xml:space="preserve"> [</w:t>
      </w:r>
      <w:r w:rsidRPr="00AA78D5">
        <w:rPr>
          <w:rFonts w:cs="Times New Roman"/>
          <w:b/>
          <w:color w:val="385623" w:themeColor="accent6" w:themeShade="80"/>
        </w:rPr>
        <w:t>年份</w:t>
      </w:r>
      <w:r w:rsidRPr="00AA78D5">
        <w:rPr>
          <w:rFonts w:cs="Times New Roman"/>
          <w:b/>
          <w:color w:val="385623" w:themeColor="accent6" w:themeShade="80"/>
        </w:rPr>
        <w:t>] OJ L</w:t>
      </w:r>
      <w:r w:rsidRPr="00AA78D5">
        <w:rPr>
          <w:rFonts w:cs="Times New Roman"/>
          <w:b/>
          <w:color w:val="385623" w:themeColor="accent6" w:themeShade="80"/>
        </w:rPr>
        <w:t>项目编号</w:t>
      </w:r>
      <w:r w:rsidRPr="00AA78D5">
        <w:rPr>
          <w:rFonts w:cs="Times New Roman"/>
          <w:b/>
          <w:color w:val="385623" w:themeColor="accent6" w:themeShade="80"/>
        </w:rPr>
        <w:t>/</w:t>
      </w:r>
      <w:r w:rsidRPr="00AA78D5">
        <w:rPr>
          <w:rFonts w:cs="Times New Roman"/>
          <w:b/>
          <w:color w:val="385623" w:themeColor="accent6" w:themeShade="80"/>
        </w:rPr>
        <w:t>起始页</w:t>
      </w:r>
    </w:p>
    <w:p w14:paraId="3524C4ED" w14:textId="77777777" w:rsidR="00E464C5" w:rsidRPr="000D52BC" w:rsidRDefault="00E464C5" w:rsidP="00B216D2">
      <w:pPr>
        <w:rPr>
          <w:rFonts w:cs="Times New Roman"/>
          <w:b/>
          <w:bCs/>
          <w:color w:val="808080" w:themeColor="background1" w:themeShade="80"/>
          <w:szCs w:val="21"/>
        </w:rPr>
      </w:pPr>
    </w:p>
    <w:p w14:paraId="393FB514" w14:textId="3A60E7ED" w:rsidR="000D52BC" w:rsidRDefault="000D52BC" w:rsidP="000D52BC">
      <w:pPr>
        <w:rPr>
          <w:rFonts w:cs="Times New Roman"/>
          <w:b/>
          <w:bCs/>
          <w:color w:val="C00000"/>
          <w:szCs w:val="21"/>
        </w:rPr>
      </w:pPr>
      <w:r w:rsidRPr="00FE3DFF">
        <w:rPr>
          <w:rFonts w:cs="Times New Roman" w:hint="eastAsia"/>
          <w:b/>
          <w:bCs/>
          <w:color w:val="C00000"/>
          <w:szCs w:val="21"/>
        </w:rPr>
        <w:t>II</w:t>
      </w:r>
      <w:r w:rsidRPr="00FE3DFF">
        <w:rPr>
          <w:rFonts w:cs="Times New Roman"/>
          <w:b/>
          <w:bCs/>
          <w:color w:val="C00000"/>
          <w:szCs w:val="21"/>
        </w:rPr>
        <w:t>. United Nations Document-</w:t>
      </w:r>
      <w:r w:rsidRPr="00FE3DFF">
        <w:rPr>
          <w:rFonts w:cs="Times New Roman"/>
          <w:b/>
          <w:bCs/>
          <w:color w:val="C00000"/>
          <w:szCs w:val="21"/>
        </w:rPr>
        <w:t>联合国文件</w:t>
      </w:r>
    </w:p>
    <w:p w14:paraId="32AE3F46" w14:textId="54763659" w:rsidR="00E464C5" w:rsidRPr="00E464C5" w:rsidRDefault="00E464C5" w:rsidP="000D52BC">
      <w:pPr>
        <w:rPr>
          <w:rFonts w:cs="Times New Roman"/>
          <w:color w:val="000000" w:themeColor="text1"/>
          <w:szCs w:val="21"/>
        </w:rPr>
      </w:pPr>
      <w:r w:rsidRPr="00E464C5">
        <w:rPr>
          <w:rFonts w:cs="Times New Roman" w:hint="eastAsia"/>
          <w:color w:val="000000" w:themeColor="text1"/>
          <w:szCs w:val="21"/>
        </w:rPr>
        <w:t>联合国文件</w:t>
      </w:r>
      <w:r>
        <w:rPr>
          <w:rFonts w:cs="Times New Roman" w:hint="eastAsia"/>
          <w:color w:val="000000" w:themeColor="text1"/>
          <w:szCs w:val="21"/>
        </w:rPr>
        <w:t>主要包括联大决议、安理会决议、国际法委员会文件和联合国各附属机构作出的报告等。一般遵循下列格式，其中</w:t>
      </w:r>
      <w:r>
        <w:rPr>
          <w:rFonts w:cs="Times New Roman" w:hint="eastAsia"/>
          <w:color w:val="000000" w:themeColor="text1"/>
          <w:szCs w:val="21"/>
        </w:rPr>
        <w:t xml:space="preserve"> </w:t>
      </w:r>
      <w:r>
        <w:rPr>
          <w:rFonts w:cs="Times New Roman"/>
          <w:color w:val="000000" w:themeColor="text1"/>
          <w:szCs w:val="21"/>
        </w:rPr>
        <w:t xml:space="preserve">[] </w:t>
      </w:r>
      <w:r>
        <w:rPr>
          <w:rFonts w:cs="Times New Roman" w:hint="eastAsia"/>
          <w:color w:val="000000" w:themeColor="text1"/>
          <w:szCs w:val="21"/>
        </w:rPr>
        <w:t>括起来的内容表示写不写均可。这是可以混用的：</w:t>
      </w:r>
    </w:p>
    <w:p w14:paraId="5C1283C6" w14:textId="77777777" w:rsidR="000D52BC" w:rsidRPr="0098292C" w:rsidRDefault="000D52BC" w:rsidP="000D52BC">
      <w:pPr>
        <w:rPr>
          <w:rFonts w:cs="Times New Roman"/>
          <w:b/>
          <w:color w:val="385623" w:themeColor="accent6" w:themeShade="80"/>
        </w:rPr>
      </w:pPr>
      <w:r w:rsidRPr="0098292C">
        <w:rPr>
          <w:rFonts w:cs="Times New Roman" w:hint="eastAsia"/>
          <w:b/>
          <w:color w:val="385623" w:themeColor="accent6" w:themeShade="80"/>
        </w:rPr>
        <w:t>author</w:t>
      </w:r>
      <w:r w:rsidRPr="0098292C">
        <w:rPr>
          <w:rFonts w:cs="Times New Roman"/>
          <w:b/>
          <w:color w:val="385623" w:themeColor="accent6" w:themeShade="80"/>
        </w:rPr>
        <w:t xml:space="preserve"> </w:t>
      </w:r>
      <w:r w:rsidRPr="0098292C">
        <w:rPr>
          <w:rFonts w:cs="Times New Roman" w:hint="eastAsia"/>
          <w:b/>
          <w:color w:val="385623" w:themeColor="accent6" w:themeShade="80"/>
        </w:rPr>
        <w:t>|</w:t>
      </w:r>
      <w:r w:rsidRPr="0098292C">
        <w:rPr>
          <w:rFonts w:cs="Times New Roman"/>
          <w:b/>
          <w:color w:val="385623" w:themeColor="accent6" w:themeShade="80"/>
        </w:rPr>
        <w:t xml:space="preserve"> </w:t>
      </w:r>
      <w:r w:rsidRPr="0098292C">
        <w:rPr>
          <w:rFonts w:cs="Times New Roman" w:hint="eastAsia"/>
          <w:b/>
          <w:color w:val="385623" w:themeColor="accent6" w:themeShade="80"/>
        </w:rPr>
        <w:t>[</w:t>
      </w:r>
      <w:r w:rsidRPr="0098292C">
        <w:rPr>
          <w:rFonts w:cs="Times New Roman"/>
          <w:b/>
          <w:color w:val="385623" w:themeColor="accent6" w:themeShade="80"/>
        </w:rPr>
        <w:t>‘title’] (date) | document number</w:t>
      </w:r>
    </w:p>
    <w:p w14:paraId="4D563605" w14:textId="77777777" w:rsidR="000D52BC" w:rsidRDefault="000D52BC" w:rsidP="000D52BC">
      <w:pPr>
        <w:rPr>
          <w:rFonts w:cs="Times New Roman"/>
          <w:b/>
          <w:color w:val="1F3864" w:themeColor="accent1" w:themeShade="80"/>
        </w:rPr>
      </w:pPr>
      <w:r>
        <w:rPr>
          <w:rFonts w:cs="Times New Roman" w:hint="eastAsia"/>
          <w:b/>
          <w:color w:val="1F3864" w:themeColor="accent1" w:themeShade="80"/>
        </w:rPr>
        <w:t>1</w:t>
      </w:r>
      <w:r>
        <w:rPr>
          <w:rFonts w:cs="Times New Roman"/>
          <w:b/>
          <w:color w:val="1F3864" w:themeColor="accent1" w:themeShade="80"/>
        </w:rPr>
        <w:t xml:space="preserve">. </w:t>
      </w:r>
      <w:r w:rsidRPr="0098292C">
        <w:rPr>
          <w:rFonts w:cs="Times New Roman" w:hint="eastAsia"/>
          <w:b/>
          <w:color w:val="1F3864" w:themeColor="accent1" w:themeShade="80"/>
        </w:rPr>
        <w:t>安理会：</w:t>
      </w:r>
    </w:p>
    <w:p w14:paraId="7F6337A7" w14:textId="77777777" w:rsidR="000D52BC" w:rsidRPr="00C75E7E" w:rsidRDefault="000D52BC" w:rsidP="000D52BC">
      <w:pPr>
        <w:pStyle w:val="a6"/>
        <w:numPr>
          <w:ilvl w:val="0"/>
          <w:numId w:val="8"/>
        </w:numPr>
        <w:ind w:firstLineChars="0"/>
        <w:rPr>
          <w:rFonts w:cs="Times New Roman"/>
          <w:color w:val="000000" w:themeColor="text1"/>
          <w:szCs w:val="21"/>
          <w:lang w:val="fr-FR"/>
          <w:rPrChange w:id="209" w:author="Han Chi" w:date="2023-04-30T00:00:00Z">
            <w:rPr>
              <w:rFonts w:cs="Times New Roman"/>
              <w:color w:val="000000" w:themeColor="text1"/>
              <w:szCs w:val="21"/>
            </w:rPr>
          </w:rPrChange>
        </w:rPr>
      </w:pPr>
      <w:r w:rsidRPr="00C75E7E">
        <w:rPr>
          <w:rFonts w:cs="Times New Roman"/>
          <w:color w:val="000000" w:themeColor="text1"/>
          <w:szCs w:val="21"/>
          <w:lang w:val="fr-FR"/>
          <w:rPrChange w:id="210" w:author="Han Chi" w:date="2023-04-30T00:00:00Z">
            <w:rPr>
              <w:rFonts w:cs="Times New Roman"/>
              <w:color w:val="000000" w:themeColor="text1"/>
              <w:szCs w:val="21"/>
            </w:rPr>
          </w:rPrChange>
        </w:rPr>
        <w:t>UNSC Res 1373 (28 September 2001) UN Doc S/RES/1373</w:t>
      </w:r>
    </w:p>
    <w:p w14:paraId="1C5AF9B5" w14:textId="77777777" w:rsidR="000D52BC" w:rsidRPr="00AA4ABC" w:rsidRDefault="000D52BC" w:rsidP="000D52BC">
      <w:pPr>
        <w:pStyle w:val="a6"/>
        <w:numPr>
          <w:ilvl w:val="0"/>
          <w:numId w:val="8"/>
        </w:numPr>
        <w:ind w:firstLineChars="0"/>
        <w:rPr>
          <w:rFonts w:cs="Times New Roman"/>
          <w:color w:val="000000" w:themeColor="text1"/>
          <w:szCs w:val="21"/>
        </w:rPr>
      </w:pPr>
      <w:r w:rsidRPr="00AA4ABC">
        <w:rPr>
          <w:rFonts w:cs="Times New Roman"/>
          <w:color w:val="000000" w:themeColor="text1"/>
          <w:szCs w:val="21"/>
        </w:rPr>
        <w:t>UNSC ‘Security Council, Briefed by Chairman of Counter-Terrorism Committee, Stresses Need for All States to Report on Anti-Terrorism Efforts’ (15 April 2002) Press Release SC/7361</w:t>
      </w:r>
    </w:p>
    <w:p w14:paraId="692A47EE" w14:textId="77777777" w:rsidR="000D52BC" w:rsidRDefault="000D52BC" w:rsidP="000D52BC">
      <w:pPr>
        <w:rPr>
          <w:rFonts w:cs="Times New Roman"/>
          <w:b/>
          <w:color w:val="1F3864" w:themeColor="accent1" w:themeShade="80"/>
        </w:rPr>
      </w:pPr>
      <w:r>
        <w:rPr>
          <w:rFonts w:cs="Times New Roman" w:hint="eastAsia"/>
          <w:b/>
          <w:color w:val="1F3864" w:themeColor="accent1" w:themeShade="80"/>
        </w:rPr>
        <w:t>2</w:t>
      </w:r>
      <w:r>
        <w:rPr>
          <w:rFonts w:cs="Times New Roman"/>
          <w:b/>
          <w:color w:val="1F3864" w:themeColor="accent1" w:themeShade="80"/>
        </w:rPr>
        <w:t xml:space="preserve">. </w:t>
      </w:r>
      <w:r w:rsidRPr="0098292C">
        <w:rPr>
          <w:rFonts w:cs="Times New Roman"/>
          <w:b/>
          <w:color w:val="1F3864" w:themeColor="accent1" w:themeShade="80"/>
        </w:rPr>
        <w:t>联大决议：</w:t>
      </w:r>
    </w:p>
    <w:p w14:paraId="161651A0" w14:textId="77777777" w:rsidR="000D52BC" w:rsidRPr="00AA4ABC" w:rsidRDefault="000D52BC" w:rsidP="000D52BC">
      <w:pPr>
        <w:pStyle w:val="a6"/>
        <w:numPr>
          <w:ilvl w:val="0"/>
          <w:numId w:val="7"/>
        </w:numPr>
        <w:ind w:firstLineChars="0"/>
        <w:rPr>
          <w:rFonts w:cs="Times New Roman"/>
          <w:color w:val="000000" w:themeColor="text1"/>
          <w:szCs w:val="21"/>
        </w:rPr>
      </w:pPr>
      <w:r w:rsidRPr="00AA4ABC">
        <w:rPr>
          <w:rFonts w:cs="Times New Roman" w:hint="eastAsia"/>
          <w:color w:val="000000" w:themeColor="text1"/>
          <w:szCs w:val="21"/>
        </w:rPr>
        <w:t>UNGA</w:t>
      </w:r>
      <w:r w:rsidRPr="00AA4ABC">
        <w:rPr>
          <w:rFonts w:cs="Times New Roman"/>
          <w:color w:val="000000" w:themeColor="text1"/>
          <w:szCs w:val="21"/>
        </w:rPr>
        <w:t xml:space="preserve"> Res 3314 (</w:t>
      </w:r>
      <w:r w:rsidRPr="00AA4ABC">
        <w:rPr>
          <w:rFonts w:cs="Times New Roman" w:hint="eastAsia"/>
          <w:color w:val="000000" w:themeColor="text1"/>
          <w:szCs w:val="21"/>
        </w:rPr>
        <w:t>XXIX</w:t>
      </w:r>
      <w:r w:rsidRPr="00AA4ABC">
        <w:rPr>
          <w:rFonts w:cs="Times New Roman"/>
          <w:color w:val="000000" w:themeColor="text1"/>
          <w:szCs w:val="21"/>
        </w:rPr>
        <w:t xml:space="preserve">) (14 December 1974) </w:t>
      </w:r>
    </w:p>
    <w:p w14:paraId="71462AA2" w14:textId="77777777" w:rsidR="000D52BC" w:rsidRPr="00AA4ABC" w:rsidRDefault="000D52BC" w:rsidP="000D52BC">
      <w:pPr>
        <w:pStyle w:val="a6"/>
        <w:numPr>
          <w:ilvl w:val="0"/>
          <w:numId w:val="7"/>
        </w:numPr>
        <w:ind w:firstLineChars="0"/>
        <w:rPr>
          <w:rFonts w:cs="Times New Roman"/>
          <w:color w:val="000000" w:themeColor="text1"/>
          <w:szCs w:val="21"/>
        </w:rPr>
      </w:pPr>
      <w:r w:rsidRPr="00AA4ABC">
        <w:rPr>
          <w:rFonts w:cs="Times New Roman"/>
          <w:color w:val="000000" w:themeColor="text1"/>
          <w:szCs w:val="21"/>
        </w:rPr>
        <w:t>UNGA ‘Report of the Special Committee on Principles of International Law Concerning Friendly Relations and Cooperation Among States’ UN GAOR 25th Session Supp No 18 UN Doc A/8018 (1970)</w:t>
      </w:r>
    </w:p>
    <w:p w14:paraId="2BDE7BF1" w14:textId="77777777" w:rsidR="000D52BC" w:rsidRPr="00AA4ABC" w:rsidRDefault="000D52BC" w:rsidP="000D52BC">
      <w:pPr>
        <w:pStyle w:val="a6"/>
        <w:numPr>
          <w:ilvl w:val="0"/>
          <w:numId w:val="7"/>
        </w:numPr>
        <w:ind w:firstLineChars="0"/>
        <w:rPr>
          <w:rFonts w:cs="Times New Roman"/>
          <w:color w:val="000000" w:themeColor="text1"/>
          <w:szCs w:val="21"/>
        </w:rPr>
      </w:pPr>
      <w:r w:rsidRPr="00AA4ABC">
        <w:rPr>
          <w:rFonts w:cs="Times New Roman"/>
          <w:color w:val="000000" w:themeColor="text1"/>
          <w:szCs w:val="21"/>
        </w:rPr>
        <w:t>UNGA ‘Questions Relating to International Terrorism’ (1972) UNYB 649</w:t>
      </w:r>
    </w:p>
    <w:p w14:paraId="1145A665" w14:textId="77777777" w:rsidR="000D52BC" w:rsidRPr="0098292C" w:rsidRDefault="000D52BC" w:rsidP="000D52BC">
      <w:pPr>
        <w:rPr>
          <w:rFonts w:cs="Times New Roman"/>
          <w:b/>
          <w:color w:val="1F3864" w:themeColor="accent1" w:themeShade="80"/>
        </w:rPr>
      </w:pPr>
      <w:r>
        <w:rPr>
          <w:rFonts w:cs="Times New Roman" w:hint="eastAsia"/>
          <w:b/>
          <w:color w:val="1F3864" w:themeColor="accent1" w:themeShade="80"/>
        </w:rPr>
        <w:t>3</w:t>
      </w:r>
      <w:r>
        <w:rPr>
          <w:rFonts w:cs="Times New Roman"/>
          <w:b/>
          <w:color w:val="1F3864" w:themeColor="accent1" w:themeShade="80"/>
        </w:rPr>
        <w:t xml:space="preserve">. </w:t>
      </w:r>
      <w:r w:rsidRPr="0098292C">
        <w:rPr>
          <w:rFonts w:cs="Times New Roman"/>
          <w:b/>
          <w:color w:val="1F3864" w:themeColor="accent1" w:themeShade="80"/>
        </w:rPr>
        <w:t>国际法委员会（</w:t>
      </w:r>
      <w:r w:rsidRPr="0098292C">
        <w:rPr>
          <w:rFonts w:cs="Times New Roman"/>
          <w:b/>
          <w:color w:val="1F3864" w:themeColor="accent1" w:themeShade="80"/>
        </w:rPr>
        <w:t>ILC</w:t>
      </w:r>
      <w:r w:rsidRPr="0098292C">
        <w:rPr>
          <w:rFonts w:cs="Times New Roman"/>
          <w:b/>
          <w:color w:val="1F3864" w:themeColor="accent1" w:themeShade="80"/>
        </w:rPr>
        <w:t>）的文件</w:t>
      </w:r>
      <w:r w:rsidRPr="0098292C">
        <w:rPr>
          <w:rFonts w:cs="Times New Roman" w:hint="eastAsia"/>
          <w:b/>
          <w:color w:val="1F3864" w:themeColor="accent1" w:themeShade="80"/>
        </w:rPr>
        <w:t>：</w:t>
      </w:r>
    </w:p>
    <w:p w14:paraId="380D1C00" w14:textId="38E38E75" w:rsidR="000D52BC" w:rsidRPr="00F70FF7" w:rsidRDefault="000D52BC" w:rsidP="000D52BC">
      <w:pPr>
        <w:pStyle w:val="a6"/>
        <w:numPr>
          <w:ilvl w:val="0"/>
          <w:numId w:val="6"/>
        </w:numPr>
        <w:ind w:firstLineChars="0"/>
        <w:jc w:val="left"/>
        <w:rPr>
          <w:rFonts w:cs="Times New Roman"/>
        </w:rPr>
      </w:pPr>
      <w:r w:rsidRPr="00F70FF7">
        <w:rPr>
          <w:rFonts w:cs="Times New Roman"/>
        </w:rPr>
        <w:t>ILC, ‘Report of the International Law Commission on the Work of its 42nd Session’ (1 May</w:t>
      </w:r>
      <w:r w:rsidR="00E464C5">
        <w:rPr>
          <w:rFonts w:cs="Times New Roman"/>
        </w:rPr>
        <w:t>-</w:t>
      </w:r>
      <w:r w:rsidRPr="00F70FF7">
        <w:rPr>
          <w:rFonts w:cs="Times New Roman"/>
        </w:rPr>
        <w:t>20 July 1990) UN Doc A/45/10</w:t>
      </w:r>
    </w:p>
    <w:p w14:paraId="69F80563" w14:textId="44A686F1" w:rsidR="000D52BC" w:rsidRDefault="000D52BC" w:rsidP="000D52BC">
      <w:pPr>
        <w:pStyle w:val="a6"/>
        <w:numPr>
          <w:ilvl w:val="0"/>
          <w:numId w:val="6"/>
        </w:numPr>
        <w:ind w:firstLineChars="0"/>
        <w:jc w:val="left"/>
        <w:rPr>
          <w:rFonts w:cs="Times New Roman"/>
        </w:rPr>
      </w:pPr>
      <w:r w:rsidRPr="00F70FF7">
        <w:rPr>
          <w:rFonts w:cs="Times New Roman" w:hint="eastAsia"/>
        </w:rPr>
        <w:t>ILC</w:t>
      </w:r>
      <w:r w:rsidRPr="00F70FF7">
        <w:rPr>
          <w:rFonts w:cs="Times New Roman"/>
        </w:rPr>
        <w:t xml:space="preserve">, ‘Draft Articles on Responsibility of States for Internationally Wrongful Acts, with Commentaries’ (2001), </w:t>
      </w:r>
      <w:r w:rsidRPr="00F70FF7">
        <w:rPr>
          <w:rFonts w:cs="Times New Roman" w:hint="eastAsia"/>
        </w:rPr>
        <w:t>A</w:t>
      </w:r>
      <w:r w:rsidRPr="00F70FF7">
        <w:rPr>
          <w:rFonts w:cs="Times New Roman"/>
        </w:rPr>
        <w:t>/56/10</w:t>
      </w:r>
    </w:p>
    <w:p w14:paraId="23981114" w14:textId="7BCD36A5" w:rsidR="009D0197" w:rsidRDefault="009D0197" w:rsidP="009D0197">
      <w:pPr>
        <w:jc w:val="left"/>
        <w:rPr>
          <w:rFonts w:cs="Times New Roman"/>
        </w:rPr>
      </w:pPr>
      <w:r>
        <w:rPr>
          <w:rFonts w:cs="Times New Roman" w:hint="eastAsia"/>
        </w:rPr>
        <w:t>如果用</w:t>
      </w:r>
      <w:r>
        <w:rPr>
          <w:rFonts w:cs="Times New Roman" w:hint="eastAsia"/>
        </w:rPr>
        <w:t>Yearbook</w:t>
      </w:r>
      <w:r>
        <w:rPr>
          <w:rFonts w:cs="Times New Roman" w:hint="eastAsia"/>
        </w:rPr>
        <w:t>的体例就是：</w:t>
      </w:r>
      <w:r w:rsidRPr="009D0197">
        <w:rPr>
          <w:rFonts w:cs="Times New Roman" w:hint="eastAsia"/>
          <w:b/>
          <w:color w:val="385623" w:themeColor="accent6" w:themeShade="80"/>
        </w:rPr>
        <w:t>ILC</w:t>
      </w:r>
      <w:r w:rsidRPr="009D0197">
        <w:rPr>
          <w:rFonts w:cs="Times New Roman"/>
          <w:b/>
          <w:color w:val="385623" w:themeColor="accent6" w:themeShade="80"/>
        </w:rPr>
        <w:t>,</w:t>
      </w:r>
      <w:r w:rsidRPr="009D0197">
        <w:rPr>
          <w:rFonts w:cs="Times New Roman" w:hint="eastAsia"/>
          <w:b/>
          <w:color w:val="385623" w:themeColor="accent6" w:themeShade="80"/>
        </w:rPr>
        <w:t xml:space="preserve"> </w:t>
      </w:r>
      <w:r w:rsidRPr="009D0197">
        <w:rPr>
          <w:rFonts w:cs="Times New Roman"/>
          <w:b/>
          <w:color w:val="385623" w:themeColor="accent6" w:themeShade="80"/>
        </w:rPr>
        <w:t>| ‘</w:t>
      </w:r>
      <w:r w:rsidRPr="009D0197">
        <w:rPr>
          <w:rFonts w:cs="Times New Roman" w:hint="eastAsia"/>
          <w:b/>
          <w:color w:val="385623" w:themeColor="accent6" w:themeShade="80"/>
        </w:rPr>
        <w:t>文件名</w:t>
      </w:r>
      <w:r w:rsidRPr="009D0197">
        <w:rPr>
          <w:rFonts w:cs="Times New Roman"/>
          <w:b/>
          <w:color w:val="385623" w:themeColor="accent6" w:themeShade="80"/>
        </w:rPr>
        <w:t xml:space="preserve">’ (date) | YB </w:t>
      </w:r>
      <w:r w:rsidRPr="0098292C">
        <w:rPr>
          <w:rFonts w:cs="Times New Roman"/>
          <w:b/>
          <w:color w:val="385623" w:themeColor="accent6" w:themeShade="80"/>
        </w:rPr>
        <w:t>document number</w:t>
      </w:r>
    </w:p>
    <w:p w14:paraId="2DC4C4F6" w14:textId="3ECC5009" w:rsidR="009D0197" w:rsidRDefault="009D0197" w:rsidP="009D0197">
      <w:pPr>
        <w:jc w:val="left"/>
        <w:rPr>
          <w:rFonts w:cs="Times New Roman"/>
        </w:rPr>
      </w:pPr>
      <w:r>
        <w:rPr>
          <w:rFonts w:cs="Times New Roman" w:hint="eastAsia"/>
        </w:rPr>
        <w:t>e</w:t>
      </w:r>
      <w:r>
        <w:rPr>
          <w:rFonts w:cs="Times New Roman"/>
        </w:rPr>
        <w:t>.g., ILC, ‘</w:t>
      </w:r>
      <w:r w:rsidRPr="00E646C3">
        <w:rPr>
          <w:rFonts w:cs="Times New Roman"/>
        </w:rPr>
        <w:t xml:space="preserve">Draft </w:t>
      </w:r>
      <w:r>
        <w:rPr>
          <w:rFonts w:cs="Times New Roman"/>
        </w:rPr>
        <w:t>A</w:t>
      </w:r>
      <w:r w:rsidRPr="00E646C3">
        <w:rPr>
          <w:rFonts w:cs="Times New Roman"/>
        </w:rPr>
        <w:t xml:space="preserve">rticles on the Law of Transboundary Aquifers, with </w:t>
      </w:r>
      <w:r>
        <w:rPr>
          <w:rFonts w:cs="Times New Roman"/>
        </w:rPr>
        <w:t>C</w:t>
      </w:r>
      <w:r w:rsidRPr="00E646C3">
        <w:rPr>
          <w:rFonts w:cs="Times New Roman"/>
        </w:rPr>
        <w:t>ommentaries</w:t>
      </w:r>
      <w:r>
        <w:rPr>
          <w:rFonts w:cs="Times New Roman"/>
        </w:rPr>
        <w:t xml:space="preserve">’ (2008) YB </w:t>
      </w:r>
      <w:r w:rsidRPr="00E646C3">
        <w:rPr>
          <w:rFonts w:cs="Times New Roman"/>
        </w:rPr>
        <w:t>vol</w:t>
      </w:r>
      <w:r>
        <w:rPr>
          <w:rFonts w:cs="Times New Roman"/>
        </w:rPr>
        <w:t xml:space="preserve"> 2,</w:t>
      </w:r>
      <w:r w:rsidRPr="00E646C3">
        <w:rPr>
          <w:rFonts w:cs="Times New Roman"/>
        </w:rPr>
        <w:t xml:space="preserve"> </w:t>
      </w:r>
      <w:r>
        <w:rPr>
          <w:rFonts w:cs="Times New Roman"/>
        </w:rPr>
        <w:t>p</w:t>
      </w:r>
      <w:r w:rsidRPr="00E646C3">
        <w:rPr>
          <w:rFonts w:cs="Times New Roman"/>
        </w:rPr>
        <w:t xml:space="preserve">t </w:t>
      </w:r>
      <w:r>
        <w:rPr>
          <w:rFonts w:cs="Times New Roman"/>
        </w:rPr>
        <w:t>2</w:t>
      </w:r>
    </w:p>
    <w:p w14:paraId="7D006FA7" w14:textId="77777777" w:rsidR="000D52BC" w:rsidRPr="00966AFF" w:rsidRDefault="000D52BC" w:rsidP="000D52BC">
      <w:pPr>
        <w:rPr>
          <w:rFonts w:cs="Times New Roman"/>
          <w:b/>
          <w:color w:val="1F3864" w:themeColor="accent1" w:themeShade="80"/>
        </w:rPr>
      </w:pPr>
      <w:r>
        <w:rPr>
          <w:rFonts w:cs="Times New Roman" w:hint="eastAsia"/>
          <w:b/>
          <w:color w:val="1F3864" w:themeColor="accent1" w:themeShade="80"/>
        </w:rPr>
        <w:t>4</w:t>
      </w:r>
      <w:r>
        <w:rPr>
          <w:rFonts w:cs="Times New Roman"/>
          <w:b/>
          <w:color w:val="1F3864" w:themeColor="accent1" w:themeShade="80"/>
        </w:rPr>
        <w:t xml:space="preserve">. </w:t>
      </w:r>
      <w:r w:rsidRPr="00966AFF">
        <w:rPr>
          <w:rFonts w:cs="Times New Roman" w:hint="eastAsia"/>
          <w:b/>
          <w:color w:val="1F3864" w:themeColor="accent1" w:themeShade="80"/>
        </w:rPr>
        <w:t>其他联合国机构文件：</w:t>
      </w:r>
    </w:p>
    <w:p w14:paraId="14C867E3" w14:textId="77777777" w:rsidR="000D52BC" w:rsidRPr="00AA4ABC" w:rsidRDefault="000D52BC" w:rsidP="000D52BC">
      <w:pPr>
        <w:pStyle w:val="a6"/>
        <w:numPr>
          <w:ilvl w:val="0"/>
          <w:numId w:val="5"/>
        </w:numPr>
        <w:ind w:firstLineChars="0"/>
        <w:jc w:val="left"/>
        <w:rPr>
          <w:rFonts w:cs="Times New Roman"/>
        </w:rPr>
      </w:pPr>
      <w:r w:rsidRPr="00AA4ABC">
        <w:rPr>
          <w:rFonts w:cs="Times New Roman"/>
        </w:rPr>
        <w:t>UNCHR Res 37 (2001) UN Doc E/CN.4/RES/2001/37</w:t>
      </w:r>
    </w:p>
    <w:p w14:paraId="674619A6" w14:textId="77777777" w:rsidR="000D52BC" w:rsidRPr="00AA4ABC" w:rsidRDefault="000D52BC" w:rsidP="000D52BC">
      <w:pPr>
        <w:pStyle w:val="a6"/>
        <w:numPr>
          <w:ilvl w:val="0"/>
          <w:numId w:val="5"/>
        </w:numPr>
        <w:ind w:firstLineChars="0"/>
        <w:jc w:val="left"/>
        <w:rPr>
          <w:rFonts w:cs="Times New Roman"/>
        </w:rPr>
      </w:pPr>
      <w:r w:rsidRPr="00AA4ABC">
        <w:rPr>
          <w:rFonts w:cs="Times New Roman"/>
        </w:rPr>
        <w:t>ECOSOC ‘Enlargement of the Commission on Human Rights and the Further Promotion of Human Rights and Fundamental Freedoms’ (25 May 1990</w:t>
      </w:r>
      <w:r w:rsidRPr="00AA4ABC">
        <w:rPr>
          <w:rFonts w:cs="Times New Roman" w:hint="eastAsia"/>
        </w:rPr>
        <w:t>)</w:t>
      </w:r>
      <w:r w:rsidRPr="00AA4ABC">
        <w:rPr>
          <w:rFonts w:cs="Times New Roman"/>
        </w:rPr>
        <w:t xml:space="preserve"> Res 1990/48</w:t>
      </w:r>
    </w:p>
    <w:p w14:paraId="142E952E" w14:textId="772A2438" w:rsidR="000D52BC" w:rsidRPr="00C96EE5" w:rsidRDefault="009D0197" w:rsidP="00B216D2">
      <w:pPr>
        <w:rPr>
          <w:rFonts w:cs="Times New Roman"/>
          <w:color w:val="000000" w:themeColor="text1"/>
          <w:szCs w:val="21"/>
        </w:rPr>
      </w:pPr>
      <w:r w:rsidRPr="00C96EE5">
        <w:rPr>
          <w:rFonts w:cs="Times New Roman" w:hint="eastAsia"/>
          <w:color w:val="000000" w:themeColor="text1"/>
          <w:szCs w:val="21"/>
        </w:rPr>
        <w:t>【补充】有些文件本身就用多种表达方式，择一即可。对于‘</w:t>
      </w:r>
      <w:r w:rsidRPr="00C96EE5">
        <w:rPr>
          <w:rFonts w:cs="Times New Roman" w:hint="eastAsia"/>
          <w:color w:val="000000" w:themeColor="text1"/>
          <w:szCs w:val="21"/>
        </w:rPr>
        <w:t>Title</w:t>
      </w:r>
      <w:r w:rsidRPr="00C96EE5">
        <w:rPr>
          <w:rFonts w:cs="Times New Roman" w:hint="eastAsia"/>
          <w:color w:val="000000" w:themeColor="text1"/>
          <w:szCs w:val="21"/>
        </w:rPr>
        <w:t>’需不需要加副标题，</w:t>
      </w:r>
      <w:r w:rsidRPr="00C96EE5">
        <w:rPr>
          <w:rFonts w:cs="Times New Roman" w:hint="eastAsia"/>
          <w:color w:val="000000" w:themeColor="text1"/>
          <w:szCs w:val="21"/>
        </w:rPr>
        <w:t>date</w:t>
      </w:r>
      <w:r w:rsidRPr="00C96EE5">
        <w:rPr>
          <w:rFonts w:cs="Times New Roman" w:hint="eastAsia"/>
          <w:color w:val="000000" w:themeColor="text1"/>
          <w:szCs w:val="21"/>
        </w:rPr>
        <w:t>是不是具体到日等问题，自由裁量。</w:t>
      </w:r>
    </w:p>
    <w:p w14:paraId="176D4B0C" w14:textId="77777777" w:rsidR="009D0197" w:rsidRPr="000D52BC" w:rsidRDefault="009D0197" w:rsidP="00B216D2">
      <w:pPr>
        <w:rPr>
          <w:rFonts w:cs="Times New Roman"/>
          <w:b/>
          <w:bCs/>
          <w:color w:val="808080" w:themeColor="background1" w:themeShade="80"/>
          <w:szCs w:val="21"/>
        </w:rPr>
      </w:pPr>
    </w:p>
    <w:p w14:paraId="27EC796D" w14:textId="77777777" w:rsidR="000D52BC" w:rsidRPr="00403325" w:rsidRDefault="000D52BC" w:rsidP="000D52BC">
      <w:pPr>
        <w:jc w:val="left"/>
        <w:rPr>
          <w:rFonts w:cs="Times New Roman"/>
          <w:b/>
          <w:bCs/>
          <w:color w:val="C00000"/>
        </w:rPr>
      </w:pPr>
      <w:r w:rsidRPr="00403325">
        <w:rPr>
          <w:rFonts w:cs="Times New Roman"/>
          <w:b/>
          <w:bCs/>
          <w:color w:val="C00000"/>
        </w:rPr>
        <w:t>II</w:t>
      </w:r>
      <w:r>
        <w:rPr>
          <w:rFonts w:cs="Times New Roman" w:hint="eastAsia"/>
          <w:b/>
          <w:bCs/>
          <w:color w:val="C00000"/>
        </w:rPr>
        <w:t>I</w:t>
      </w:r>
      <w:r w:rsidRPr="00403325">
        <w:rPr>
          <w:rFonts w:cs="Times New Roman"/>
          <w:b/>
          <w:bCs/>
          <w:color w:val="C00000"/>
        </w:rPr>
        <w:t xml:space="preserve">. Cases </w:t>
      </w:r>
      <w:r>
        <w:rPr>
          <w:rFonts w:cs="Times New Roman" w:hint="eastAsia"/>
          <w:b/>
          <w:bCs/>
          <w:color w:val="C00000"/>
        </w:rPr>
        <w:t>b</w:t>
      </w:r>
      <w:r w:rsidRPr="00403325">
        <w:rPr>
          <w:rFonts w:cs="Times New Roman"/>
          <w:b/>
          <w:bCs/>
          <w:color w:val="C00000"/>
        </w:rPr>
        <w:t xml:space="preserve">y International Courts </w:t>
      </w:r>
      <w:r>
        <w:rPr>
          <w:rFonts w:cs="Times New Roman" w:hint="eastAsia"/>
          <w:b/>
          <w:bCs/>
          <w:color w:val="C00000"/>
        </w:rPr>
        <w:t>a</w:t>
      </w:r>
      <w:r w:rsidRPr="00403325">
        <w:rPr>
          <w:rFonts w:cs="Times New Roman"/>
          <w:b/>
          <w:bCs/>
          <w:color w:val="C00000"/>
        </w:rPr>
        <w:t>nd Tribunals-</w:t>
      </w:r>
      <w:r w:rsidRPr="00403325">
        <w:rPr>
          <w:rFonts w:cs="Times New Roman"/>
          <w:b/>
          <w:bCs/>
          <w:color w:val="C00000"/>
        </w:rPr>
        <w:t>判例</w:t>
      </w:r>
    </w:p>
    <w:p w14:paraId="35FB1980" w14:textId="652A745F" w:rsidR="000D52BC" w:rsidRPr="00F70394" w:rsidRDefault="000D52BC" w:rsidP="000D52BC">
      <w:pPr>
        <w:rPr>
          <w:rFonts w:cs="Times New Roman"/>
          <w:b/>
          <w:color w:val="1F3864" w:themeColor="accent1" w:themeShade="80"/>
        </w:rPr>
      </w:pPr>
      <w:r w:rsidRPr="00F70394">
        <w:rPr>
          <w:rFonts w:cs="Times New Roman"/>
          <w:b/>
          <w:color w:val="1F3864" w:themeColor="accent1" w:themeShade="80"/>
        </w:rPr>
        <w:t xml:space="preserve">1. </w:t>
      </w:r>
      <w:r>
        <w:rPr>
          <w:rFonts w:cs="Times New Roman"/>
          <w:b/>
          <w:color w:val="1F3864" w:themeColor="accent1" w:themeShade="80"/>
        </w:rPr>
        <w:t xml:space="preserve">PCIJ &amp; </w:t>
      </w:r>
      <w:r w:rsidRPr="00F70394">
        <w:rPr>
          <w:rFonts w:cs="Times New Roman"/>
          <w:b/>
          <w:color w:val="1F3864" w:themeColor="accent1" w:themeShade="80"/>
        </w:rPr>
        <w:t>ICJ</w:t>
      </w:r>
      <w:r>
        <w:rPr>
          <w:rFonts w:cs="Times New Roman" w:hint="eastAsia"/>
          <w:b/>
          <w:color w:val="1F3864" w:themeColor="accent1" w:themeShade="80"/>
        </w:rPr>
        <w:t>（常设）</w:t>
      </w:r>
      <w:r w:rsidRPr="00F70394">
        <w:rPr>
          <w:rFonts w:cs="Times New Roman"/>
          <w:b/>
          <w:color w:val="1F3864" w:themeColor="accent1" w:themeShade="80"/>
        </w:rPr>
        <w:t>国际法院判决</w:t>
      </w:r>
    </w:p>
    <w:p w14:paraId="7D0E013D" w14:textId="0DD24DF2" w:rsidR="000D52BC" w:rsidRDefault="000D52BC" w:rsidP="000D52BC">
      <w:pPr>
        <w:rPr>
          <w:rFonts w:cs="Times New Roman"/>
        </w:rPr>
      </w:pPr>
      <w:r>
        <w:rPr>
          <w:rFonts w:cs="Times New Roman" w:hint="eastAsia"/>
          <w:iCs/>
        </w:rPr>
        <w:t>注：</w:t>
      </w:r>
      <w:r w:rsidRPr="00403325">
        <w:rPr>
          <w:rFonts w:cs="Times New Roman"/>
        </w:rPr>
        <w:t>每份</w:t>
      </w:r>
      <w:r w:rsidRPr="00403325">
        <w:rPr>
          <w:rFonts w:cs="Times New Roman"/>
        </w:rPr>
        <w:t>ICJ</w:t>
      </w:r>
      <w:r w:rsidRPr="00403325">
        <w:rPr>
          <w:rFonts w:cs="Times New Roman"/>
        </w:rPr>
        <w:t>的案例第二页都会出现</w:t>
      </w:r>
      <w:r>
        <w:rPr>
          <w:rFonts w:cs="Times New Roman" w:hint="eastAsia"/>
        </w:rPr>
        <w:t>「</w:t>
      </w:r>
      <w:r w:rsidRPr="00403325">
        <w:rPr>
          <w:rFonts w:cs="Times New Roman"/>
        </w:rPr>
        <w:t>This Judgment should be cited as follows:</w:t>
      </w:r>
      <w:r>
        <w:rPr>
          <w:rFonts w:cs="Times New Roman" w:hint="eastAsia"/>
        </w:rPr>
        <w:t>」</w:t>
      </w:r>
      <w:r w:rsidRPr="00403325">
        <w:rPr>
          <w:rFonts w:cs="Times New Roman"/>
        </w:rPr>
        <w:t>或</w:t>
      </w:r>
      <w:r>
        <w:rPr>
          <w:rFonts w:cs="Times New Roman" w:hint="eastAsia"/>
        </w:rPr>
        <w:t>「</w:t>
      </w:r>
      <w:r w:rsidRPr="00403325">
        <w:rPr>
          <w:rFonts w:cs="Times New Roman"/>
        </w:rPr>
        <w:t>Official citation:</w:t>
      </w:r>
      <w:r>
        <w:rPr>
          <w:rFonts w:cs="Times New Roman" w:hint="eastAsia"/>
        </w:rPr>
        <w:t>」，里面提供了引注所需的基本信息，但不同年代下</w:t>
      </w:r>
      <w:r>
        <w:rPr>
          <w:rFonts w:cs="Times New Roman" w:hint="eastAsia"/>
        </w:rPr>
        <w:t>ICJ</w:t>
      </w:r>
      <w:r>
        <w:rPr>
          <w:rFonts w:cs="Times New Roman" w:hint="eastAsia"/>
        </w:rPr>
        <w:t>判例所采用的体例并不一致，需要自行调整。</w:t>
      </w:r>
    </w:p>
    <w:p w14:paraId="5804E526" w14:textId="7BCF86FC" w:rsidR="007C5053" w:rsidRDefault="007C5053" w:rsidP="000D52BC">
      <w:pPr>
        <w:rPr>
          <w:rFonts w:cs="Times New Roman"/>
        </w:rPr>
      </w:pPr>
      <w:r>
        <w:rPr>
          <w:rFonts w:cs="Times New Roman" w:hint="eastAsia"/>
          <w:noProof/>
        </w:rPr>
        <w:lastRenderedPageBreak/>
        <w:drawing>
          <wp:inline distT="0" distB="0" distL="0" distR="0" wp14:anchorId="5684BD9E" wp14:editId="3AE845EE">
            <wp:extent cx="2800350" cy="707848"/>
            <wp:effectExtent l="0" t="0" r="0" b="3810"/>
            <wp:docPr id="10" name="图片 10"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 信件&#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9889" cy="725425"/>
                    </a:xfrm>
                    <a:prstGeom prst="rect">
                      <a:avLst/>
                    </a:prstGeom>
                  </pic:spPr>
                </pic:pic>
              </a:graphicData>
            </a:graphic>
          </wp:inline>
        </w:drawing>
      </w:r>
    </w:p>
    <w:p w14:paraId="637A7558" w14:textId="5C7B5A6B" w:rsidR="007C5053" w:rsidRPr="007C5053" w:rsidRDefault="007C5053" w:rsidP="000D52BC">
      <w:pPr>
        <w:rPr>
          <w:rFonts w:cs="Times New Roman"/>
          <w:color w:val="808080" w:themeColor="background1" w:themeShade="80"/>
        </w:rPr>
      </w:pPr>
      <w:r w:rsidRPr="007C5053">
        <w:rPr>
          <w:rFonts w:cs="Times New Roman" w:hint="eastAsia"/>
          <w:color w:val="808080" w:themeColor="background1" w:themeShade="80"/>
        </w:rPr>
        <w:t>图：</w:t>
      </w:r>
      <w:r w:rsidRPr="007C5053">
        <w:rPr>
          <w:rFonts w:cs="Times New Roman" w:hint="eastAsia"/>
          <w:color w:val="808080" w:themeColor="background1" w:themeShade="80"/>
        </w:rPr>
        <w:t>ILSA</w:t>
      </w:r>
      <w:r w:rsidRPr="007C5053">
        <w:rPr>
          <w:rFonts w:cs="Times New Roman" w:hint="eastAsia"/>
          <w:color w:val="808080" w:themeColor="background1" w:themeShade="80"/>
        </w:rPr>
        <w:t>官方引注</w:t>
      </w:r>
      <w:r w:rsidR="00572EAD">
        <w:rPr>
          <w:rFonts w:cs="Times New Roman" w:hint="eastAsia"/>
          <w:color w:val="808080" w:themeColor="background1" w:themeShade="80"/>
        </w:rPr>
        <w:t>（其中</w:t>
      </w:r>
      <w:r w:rsidR="00572EAD">
        <w:rPr>
          <w:rFonts w:cs="Times New Roman" w:hint="eastAsia"/>
          <w:color w:val="808080" w:themeColor="background1" w:themeShade="80"/>
        </w:rPr>
        <w:t>p</w:t>
      </w:r>
      <w:r w:rsidR="00572EAD">
        <w:rPr>
          <w:rFonts w:cs="Times New Roman"/>
          <w:color w:val="808080" w:themeColor="background1" w:themeShade="80"/>
        </w:rPr>
        <w:t>. 14</w:t>
      </w:r>
      <w:r w:rsidR="00572EAD">
        <w:rPr>
          <w:rFonts w:cs="Times New Roman" w:hint="eastAsia"/>
          <w:color w:val="808080" w:themeColor="background1" w:themeShade="80"/>
        </w:rPr>
        <w:t>就是</w:t>
      </w:r>
      <w:r w:rsidR="00572EAD">
        <w:rPr>
          <w:rFonts w:cs="Times New Roman" w:hint="eastAsia"/>
          <w:color w:val="808080" w:themeColor="background1" w:themeShade="80"/>
        </w:rPr>
        <w:t>first</w:t>
      </w:r>
      <w:r w:rsidR="00572EAD">
        <w:rPr>
          <w:rFonts w:cs="Times New Roman"/>
          <w:color w:val="808080" w:themeColor="background1" w:themeShade="80"/>
        </w:rPr>
        <w:t>_</w:t>
      </w:r>
      <w:r w:rsidR="00572EAD">
        <w:rPr>
          <w:rFonts w:cs="Times New Roman" w:hint="eastAsia"/>
          <w:color w:val="808080" w:themeColor="background1" w:themeShade="80"/>
        </w:rPr>
        <w:t>page</w:t>
      </w:r>
      <w:r w:rsidR="00572EAD">
        <w:rPr>
          <w:rFonts w:cs="Times New Roman" w:hint="eastAsia"/>
          <w:color w:val="808080" w:themeColor="background1" w:themeShade="80"/>
        </w:rPr>
        <w:t>）</w:t>
      </w:r>
    </w:p>
    <w:p w14:paraId="1D5274C7" w14:textId="71CE2C94" w:rsidR="000D52BC" w:rsidRDefault="000D52BC" w:rsidP="000D52BC">
      <w:pPr>
        <w:rPr>
          <w:rFonts w:cs="Times New Roman"/>
          <w:b/>
          <w:bCs/>
          <w:iCs/>
          <w:color w:val="385623" w:themeColor="accent6" w:themeShade="80"/>
        </w:rPr>
      </w:pPr>
      <w:r w:rsidRPr="00AA4ABC">
        <w:rPr>
          <w:rFonts w:cs="Times New Roman" w:hint="eastAsia"/>
          <w:b/>
          <w:bCs/>
          <w:i/>
          <w:color w:val="385623" w:themeColor="accent6" w:themeShade="80"/>
        </w:rPr>
        <w:t>Case</w:t>
      </w:r>
      <w:r w:rsidRPr="00AA4ABC">
        <w:rPr>
          <w:rFonts w:cs="Times New Roman"/>
          <w:b/>
          <w:bCs/>
          <w:i/>
          <w:color w:val="385623" w:themeColor="accent6" w:themeShade="80"/>
        </w:rPr>
        <w:t xml:space="preserve"> </w:t>
      </w:r>
      <w:r w:rsidRPr="00AA4ABC">
        <w:rPr>
          <w:rFonts w:cs="Times New Roman" w:hint="eastAsia"/>
          <w:b/>
          <w:bCs/>
          <w:i/>
          <w:color w:val="385623" w:themeColor="accent6" w:themeShade="80"/>
        </w:rPr>
        <w:t>Name</w:t>
      </w:r>
      <w:r w:rsidRPr="00AA4ABC">
        <w:rPr>
          <w:rFonts w:cs="Times New Roman"/>
          <w:b/>
          <w:bCs/>
          <w:i/>
          <w:color w:val="385623" w:themeColor="accent6" w:themeShade="80"/>
        </w:rPr>
        <w:t xml:space="preserve"> (</w:t>
      </w:r>
      <w:r w:rsidRPr="00AA4ABC">
        <w:rPr>
          <w:rFonts w:cs="Times New Roman" w:hint="eastAsia"/>
          <w:b/>
          <w:bCs/>
          <w:i/>
          <w:color w:val="385623" w:themeColor="accent6" w:themeShade="80"/>
        </w:rPr>
        <w:t>Applicant</w:t>
      </w:r>
      <w:r w:rsidRPr="00AA4ABC">
        <w:rPr>
          <w:rFonts w:cs="Times New Roman"/>
          <w:b/>
          <w:bCs/>
          <w:i/>
          <w:color w:val="385623" w:themeColor="accent6" w:themeShade="80"/>
        </w:rPr>
        <w:t xml:space="preserve"> </w:t>
      </w:r>
      <w:r w:rsidRPr="00AA4ABC">
        <w:rPr>
          <w:rFonts w:cs="Times New Roman" w:hint="eastAsia"/>
          <w:b/>
          <w:bCs/>
          <w:i/>
          <w:color w:val="385623" w:themeColor="accent6" w:themeShade="80"/>
        </w:rPr>
        <w:t>v</w:t>
      </w:r>
      <w:r w:rsidRPr="00AA4ABC">
        <w:rPr>
          <w:rFonts w:cs="Times New Roman"/>
          <w:b/>
          <w:bCs/>
          <w:i/>
          <w:color w:val="385623" w:themeColor="accent6" w:themeShade="80"/>
        </w:rPr>
        <w:t xml:space="preserve"> </w:t>
      </w:r>
      <w:r w:rsidRPr="00AA4ABC">
        <w:rPr>
          <w:rFonts w:cs="Times New Roman" w:hint="eastAsia"/>
          <w:b/>
          <w:bCs/>
          <w:i/>
          <w:color w:val="385623" w:themeColor="accent6" w:themeShade="80"/>
        </w:rPr>
        <w:t>Res</w:t>
      </w:r>
      <w:r w:rsidRPr="00AA4ABC">
        <w:rPr>
          <w:rFonts w:cs="Times New Roman"/>
          <w:b/>
          <w:bCs/>
          <w:i/>
          <w:color w:val="385623" w:themeColor="accent6" w:themeShade="80"/>
        </w:rPr>
        <w:t>pondent)</w:t>
      </w:r>
      <w:r>
        <w:rPr>
          <w:rFonts w:cs="Times New Roman"/>
          <w:b/>
          <w:bCs/>
          <w:iCs/>
          <w:color w:val="385623" w:themeColor="accent6" w:themeShade="80"/>
        </w:rPr>
        <w:t xml:space="preserve"> |</w:t>
      </w:r>
      <w:r w:rsidRPr="00AA4ABC">
        <w:rPr>
          <w:rFonts w:cs="Times New Roman"/>
          <w:b/>
          <w:bCs/>
          <w:iCs/>
          <w:color w:val="385623" w:themeColor="accent6" w:themeShade="80"/>
        </w:rPr>
        <w:t xml:space="preserve"> types of documents, like O</w:t>
      </w:r>
      <w:r w:rsidRPr="00AA4ABC">
        <w:rPr>
          <w:rFonts w:cs="Times New Roman" w:hint="eastAsia"/>
          <w:b/>
          <w:bCs/>
          <w:iCs/>
          <w:color w:val="385623" w:themeColor="accent6" w:themeShade="80"/>
        </w:rPr>
        <w:t>rder,</w:t>
      </w:r>
      <w:r w:rsidRPr="00AA4ABC">
        <w:rPr>
          <w:rFonts w:cs="Times New Roman"/>
          <w:b/>
          <w:bCs/>
          <w:iCs/>
          <w:color w:val="385623" w:themeColor="accent6" w:themeShade="80"/>
        </w:rPr>
        <w:t xml:space="preserve"> Judgment</w:t>
      </w:r>
      <w:r>
        <w:rPr>
          <w:rFonts w:cs="Times New Roman"/>
          <w:b/>
          <w:bCs/>
          <w:iCs/>
          <w:color w:val="385623" w:themeColor="accent6" w:themeShade="80"/>
        </w:rPr>
        <w:t xml:space="preserve"> | [year] ICJ Rep </w:t>
      </w:r>
      <w:r>
        <w:rPr>
          <w:rFonts w:cs="Times New Roman" w:hint="eastAsia"/>
          <w:b/>
          <w:bCs/>
          <w:iCs/>
          <w:color w:val="385623" w:themeColor="accent6" w:themeShade="80"/>
        </w:rPr>
        <w:t>first</w:t>
      </w:r>
      <w:r>
        <w:rPr>
          <w:rFonts w:cs="Times New Roman"/>
          <w:b/>
          <w:bCs/>
          <w:iCs/>
          <w:color w:val="385623" w:themeColor="accent6" w:themeShade="80"/>
        </w:rPr>
        <w:t>_</w:t>
      </w:r>
      <w:r>
        <w:rPr>
          <w:rFonts w:cs="Times New Roman" w:hint="eastAsia"/>
          <w:b/>
          <w:bCs/>
          <w:iCs/>
          <w:color w:val="385623" w:themeColor="accent6" w:themeShade="80"/>
        </w:rPr>
        <w:t>page</w:t>
      </w:r>
    </w:p>
    <w:p w14:paraId="0D911F08" w14:textId="3B93506C" w:rsidR="007C5053" w:rsidRPr="007C5053" w:rsidRDefault="007C5053" w:rsidP="000D52BC">
      <w:pPr>
        <w:rPr>
          <w:rFonts w:cs="Times New Roman"/>
          <w:iCs/>
          <w:color w:val="000000" w:themeColor="text1"/>
        </w:rPr>
      </w:pPr>
      <w:r w:rsidRPr="007C5053">
        <w:rPr>
          <w:rFonts w:cs="Times New Roman" w:hint="eastAsia"/>
          <w:iCs/>
          <w:color w:val="000000" w:themeColor="text1"/>
        </w:rPr>
        <w:t>这里需要解释一下</w:t>
      </w:r>
      <w:r>
        <w:rPr>
          <w:rFonts w:cs="Times New Roman" w:hint="eastAsia"/>
          <w:iCs/>
          <w:color w:val="000000" w:themeColor="text1"/>
        </w:rPr>
        <w:t>types</w:t>
      </w:r>
      <w:r>
        <w:rPr>
          <w:rFonts w:cs="Times New Roman"/>
          <w:iCs/>
          <w:color w:val="000000" w:themeColor="text1"/>
        </w:rPr>
        <w:t xml:space="preserve"> </w:t>
      </w:r>
      <w:r>
        <w:rPr>
          <w:rFonts w:cs="Times New Roman" w:hint="eastAsia"/>
          <w:iCs/>
          <w:color w:val="000000" w:themeColor="text1"/>
        </w:rPr>
        <w:t>of</w:t>
      </w:r>
      <w:r>
        <w:rPr>
          <w:rFonts w:cs="Times New Roman"/>
          <w:iCs/>
          <w:color w:val="000000" w:themeColor="text1"/>
        </w:rPr>
        <w:t xml:space="preserve"> </w:t>
      </w:r>
      <w:r>
        <w:rPr>
          <w:rFonts w:cs="Times New Roman" w:hint="eastAsia"/>
          <w:iCs/>
          <w:color w:val="000000" w:themeColor="text1"/>
        </w:rPr>
        <w:t>documents</w:t>
      </w:r>
      <w:r>
        <w:rPr>
          <w:rFonts w:cs="Times New Roman" w:hint="eastAsia"/>
          <w:iCs/>
          <w:color w:val="000000" w:themeColor="text1"/>
        </w:rPr>
        <w:t>：首先</w:t>
      </w:r>
      <w:r>
        <w:rPr>
          <w:rFonts w:cs="Times New Roman" w:hint="eastAsia"/>
          <w:iCs/>
          <w:color w:val="000000" w:themeColor="text1"/>
        </w:rPr>
        <w:t>ICJ</w:t>
      </w:r>
      <w:r>
        <w:rPr>
          <w:rFonts w:cs="Times New Roman" w:hint="eastAsia"/>
          <w:iCs/>
          <w:color w:val="000000" w:themeColor="text1"/>
        </w:rPr>
        <w:t>的文件不只有判决（</w:t>
      </w:r>
      <w:r>
        <w:rPr>
          <w:rFonts w:cs="Times New Roman" w:hint="eastAsia"/>
          <w:iCs/>
          <w:color w:val="000000" w:themeColor="text1"/>
        </w:rPr>
        <w:t>Judgment</w:t>
      </w:r>
      <w:r>
        <w:rPr>
          <w:rFonts w:cs="Times New Roman" w:hint="eastAsia"/>
          <w:iCs/>
          <w:color w:val="000000" w:themeColor="text1"/>
        </w:rPr>
        <w:t>），还包括</w:t>
      </w:r>
      <w:r>
        <w:rPr>
          <w:rFonts w:cs="Times New Roman" w:hint="eastAsia"/>
          <w:iCs/>
          <w:color w:val="000000" w:themeColor="text1"/>
        </w:rPr>
        <w:t>Order</w:t>
      </w:r>
      <w:r>
        <w:rPr>
          <w:rFonts w:cs="Times New Roman" w:hint="eastAsia"/>
          <w:iCs/>
          <w:color w:val="000000" w:themeColor="text1"/>
        </w:rPr>
        <w:t>、</w:t>
      </w:r>
      <w:r>
        <w:rPr>
          <w:rFonts w:cs="Times New Roman" w:hint="eastAsia"/>
          <w:iCs/>
          <w:color w:val="000000" w:themeColor="text1"/>
        </w:rPr>
        <w:t>Judge</w:t>
      </w:r>
      <w:r>
        <w:rPr>
          <w:rFonts w:cs="Times New Roman"/>
          <w:iCs/>
          <w:color w:val="000000" w:themeColor="text1"/>
        </w:rPr>
        <w:t>’s O</w:t>
      </w:r>
      <w:r>
        <w:rPr>
          <w:rFonts w:cs="Times New Roman" w:hint="eastAsia"/>
          <w:iCs/>
          <w:color w:val="000000" w:themeColor="text1"/>
        </w:rPr>
        <w:t>pinion</w:t>
      </w:r>
      <w:r>
        <w:rPr>
          <w:rFonts w:cs="Times New Roman" w:hint="eastAsia"/>
          <w:iCs/>
          <w:color w:val="000000" w:themeColor="text1"/>
        </w:rPr>
        <w:t>等内容，其次，即便是</w:t>
      </w:r>
      <w:r>
        <w:rPr>
          <w:rFonts w:cs="Times New Roman" w:hint="eastAsia"/>
          <w:iCs/>
          <w:color w:val="000000" w:themeColor="text1"/>
        </w:rPr>
        <w:t>Judgement</w:t>
      </w:r>
      <w:r>
        <w:rPr>
          <w:rFonts w:cs="Times New Roman" w:hint="eastAsia"/>
          <w:iCs/>
          <w:color w:val="000000" w:themeColor="text1"/>
        </w:rPr>
        <w:t>也是分不同阶段的，比如在</w:t>
      </w:r>
      <w:r>
        <w:rPr>
          <w:rFonts w:cs="Times New Roman" w:hint="eastAsia"/>
          <w:iCs/>
          <w:color w:val="000000" w:themeColor="text1"/>
        </w:rPr>
        <w:t>Nicaragua</w:t>
      </w:r>
      <w:r>
        <w:rPr>
          <w:rFonts w:cs="Times New Roman" w:hint="eastAsia"/>
          <w:iCs/>
          <w:color w:val="000000" w:themeColor="text1"/>
        </w:rPr>
        <w:t>案中，就有针对管辖权和实体部分的两次判决（即：</w:t>
      </w:r>
      <w:r>
        <w:rPr>
          <w:rFonts w:cs="Times New Roman" w:hint="eastAsia"/>
          <w:iCs/>
          <w:color w:val="000000" w:themeColor="text1"/>
        </w:rPr>
        <w:t>1</w:t>
      </w:r>
      <w:r>
        <w:rPr>
          <w:rFonts w:cs="Times New Roman"/>
          <w:iCs/>
          <w:color w:val="000000" w:themeColor="text1"/>
        </w:rPr>
        <w:t xml:space="preserve">984 </w:t>
      </w:r>
      <w:r>
        <w:rPr>
          <w:rFonts w:cs="Times New Roman" w:hint="eastAsia"/>
          <w:iCs/>
          <w:color w:val="000000" w:themeColor="text1"/>
        </w:rPr>
        <w:t>Judgement</w:t>
      </w:r>
      <w:r>
        <w:rPr>
          <w:rFonts w:cs="Times New Roman"/>
          <w:iCs/>
          <w:color w:val="000000" w:themeColor="text1"/>
        </w:rPr>
        <w:t xml:space="preserve"> </w:t>
      </w:r>
      <w:r>
        <w:rPr>
          <w:rFonts w:cs="Times New Roman" w:hint="eastAsia"/>
          <w:iCs/>
          <w:color w:val="000000" w:themeColor="text1"/>
        </w:rPr>
        <w:t>concerning</w:t>
      </w:r>
      <w:r>
        <w:rPr>
          <w:rFonts w:cs="Times New Roman"/>
          <w:iCs/>
          <w:color w:val="000000" w:themeColor="text1"/>
        </w:rPr>
        <w:t xml:space="preserve"> </w:t>
      </w:r>
      <w:r w:rsidRPr="007C5053">
        <w:rPr>
          <w:rFonts w:cs="Times New Roman"/>
          <w:iCs/>
          <w:color w:val="000000" w:themeColor="text1"/>
        </w:rPr>
        <w:t>Jurisdiction of the Court and Admissibility of the Application</w:t>
      </w:r>
      <w:r>
        <w:rPr>
          <w:rFonts w:cs="Times New Roman" w:hint="eastAsia"/>
          <w:iCs/>
          <w:color w:val="000000" w:themeColor="text1"/>
        </w:rPr>
        <w:t>和</w:t>
      </w:r>
      <w:r>
        <w:rPr>
          <w:rFonts w:cs="Times New Roman" w:hint="eastAsia"/>
          <w:iCs/>
          <w:color w:val="000000" w:themeColor="text1"/>
        </w:rPr>
        <w:t>1</w:t>
      </w:r>
      <w:r>
        <w:rPr>
          <w:rFonts w:cs="Times New Roman"/>
          <w:iCs/>
          <w:color w:val="000000" w:themeColor="text1"/>
        </w:rPr>
        <w:t xml:space="preserve">986 </w:t>
      </w:r>
      <w:r>
        <w:rPr>
          <w:rFonts w:cs="Times New Roman" w:hint="eastAsia"/>
          <w:iCs/>
          <w:color w:val="000000" w:themeColor="text1"/>
        </w:rPr>
        <w:t>Judgment</w:t>
      </w:r>
      <w:r>
        <w:rPr>
          <w:rFonts w:cs="Times New Roman"/>
          <w:iCs/>
          <w:color w:val="000000" w:themeColor="text1"/>
        </w:rPr>
        <w:t xml:space="preserve"> </w:t>
      </w:r>
      <w:r>
        <w:rPr>
          <w:rFonts w:cs="Times New Roman" w:hint="eastAsia"/>
          <w:iCs/>
          <w:color w:val="000000" w:themeColor="text1"/>
        </w:rPr>
        <w:t>concerning</w:t>
      </w:r>
      <w:r>
        <w:rPr>
          <w:rFonts w:cs="Times New Roman"/>
          <w:iCs/>
          <w:color w:val="000000" w:themeColor="text1"/>
        </w:rPr>
        <w:t xml:space="preserve"> </w:t>
      </w:r>
      <w:r>
        <w:rPr>
          <w:rFonts w:cs="Times New Roman" w:hint="eastAsia"/>
          <w:iCs/>
          <w:color w:val="000000" w:themeColor="text1"/>
        </w:rPr>
        <w:t>Merits</w:t>
      </w:r>
      <w:r>
        <w:rPr>
          <w:rFonts w:cs="Times New Roman" w:hint="eastAsia"/>
          <w:iCs/>
          <w:color w:val="000000" w:themeColor="text1"/>
        </w:rPr>
        <w:t>）等等。这些在引注要注明，避免混淆。</w:t>
      </w:r>
    </w:p>
    <w:p w14:paraId="42B0D0E6" w14:textId="71DA4948" w:rsidR="0074180C" w:rsidRPr="00572EAD" w:rsidRDefault="0074180C" w:rsidP="0074180C">
      <w:pPr>
        <w:pStyle w:val="a6"/>
        <w:numPr>
          <w:ilvl w:val="0"/>
          <w:numId w:val="20"/>
        </w:numPr>
        <w:ind w:firstLineChars="0"/>
        <w:rPr>
          <w:rFonts w:cs="Times New Roman"/>
          <w:i/>
          <w:iCs/>
        </w:rPr>
      </w:pPr>
      <w:r w:rsidRPr="007C5053">
        <w:rPr>
          <w:rFonts w:cs="Times New Roman"/>
          <w:i/>
          <w:iCs/>
        </w:rPr>
        <w:t xml:space="preserve">Military and Paramilitary Activities in and against Nicaragua (Nicaragua v </w:t>
      </w:r>
      <w:r>
        <w:rPr>
          <w:rFonts w:cs="Times New Roman"/>
          <w:i/>
          <w:iCs/>
        </w:rPr>
        <w:t>USA</w:t>
      </w:r>
      <w:r w:rsidRPr="007C5053">
        <w:rPr>
          <w:rFonts w:cs="Times New Roman"/>
          <w:i/>
          <w:iCs/>
        </w:rPr>
        <w:t>)</w:t>
      </w:r>
      <w:r>
        <w:rPr>
          <w:rFonts w:cs="Times New Roman"/>
        </w:rPr>
        <w:t xml:space="preserve"> (</w:t>
      </w:r>
      <w:r w:rsidRPr="0074180C">
        <w:rPr>
          <w:rFonts w:cs="Times New Roman"/>
        </w:rPr>
        <w:t>Jurisdiction and</w:t>
      </w:r>
      <w:r>
        <w:rPr>
          <w:rFonts w:cs="Times New Roman"/>
        </w:rPr>
        <w:t xml:space="preserve"> Admissibility) [1984] ICJ Rep </w:t>
      </w:r>
      <w:r w:rsidR="00572EAD">
        <w:rPr>
          <w:rFonts w:cs="Times New Roman"/>
        </w:rPr>
        <w:t>392</w:t>
      </w:r>
    </w:p>
    <w:p w14:paraId="56E77502" w14:textId="77777777" w:rsidR="00572EAD" w:rsidRPr="0074180C" w:rsidRDefault="00572EAD" w:rsidP="00572EAD">
      <w:pPr>
        <w:pStyle w:val="a6"/>
        <w:numPr>
          <w:ilvl w:val="0"/>
          <w:numId w:val="20"/>
        </w:numPr>
        <w:ind w:firstLineChars="0"/>
        <w:rPr>
          <w:rFonts w:cs="Times New Roman"/>
          <w:i/>
          <w:iCs/>
        </w:rPr>
      </w:pPr>
      <w:r w:rsidRPr="007C5053">
        <w:rPr>
          <w:rFonts w:cs="Times New Roman"/>
          <w:i/>
          <w:iCs/>
        </w:rPr>
        <w:t xml:space="preserve">Military and Paramilitary Activities in and against Nicaragua (Nicaragua v </w:t>
      </w:r>
      <w:r>
        <w:rPr>
          <w:rFonts w:cs="Times New Roman"/>
          <w:i/>
          <w:iCs/>
        </w:rPr>
        <w:t>USA</w:t>
      </w:r>
      <w:r w:rsidRPr="007C5053">
        <w:rPr>
          <w:rFonts w:cs="Times New Roman"/>
          <w:i/>
          <w:iCs/>
        </w:rPr>
        <w:t>)</w:t>
      </w:r>
      <w:r>
        <w:rPr>
          <w:rFonts w:cs="Times New Roman"/>
        </w:rPr>
        <w:t xml:space="preserve"> (Merits) [1986] ICJ Rep 14</w:t>
      </w:r>
    </w:p>
    <w:p w14:paraId="047F4E58" w14:textId="0643E505" w:rsidR="00572EAD" w:rsidRDefault="00572EAD" w:rsidP="00572EAD">
      <w:pPr>
        <w:pStyle w:val="a6"/>
        <w:numPr>
          <w:ilvl w:val="0"/>
          <w:numId w:val="20"/>
        </w:numPr>
        <w:ind w:firstLineChars="0"/>
        <w:rPr>
          <w:rFonts w:cs="Times New Roman"/>
          <w:iCs/>
        </w:rPr>
      </w:pPr>
      <w:r w:rsidRPr="00C96EE5">
        <w:rPr>
          <w:rFonts w:cs="Times New Roman"/>
          <w:i/>
        </w:rPr>
        <w:t xml:space="preserve">North Sea Continental Shelf (Federal Republic of Germany/Netherlands) </w:t>
      </w:r>
      <w:r>
        <w:rPr>
          <w:rFonts w:cs="Times New Roman"/>
          <w:iCs/>
        </w:rPr>
        <w:t>(Judgment) [1969] ICJ Rep 3</w:t>
      </w:r>
    </w:p>
    <w:p w14:paraId="3990AB00" w14:textId="70A2C5A3" w:rsidR="006824C4" w:rsidRPr="009D0197" w:rsidRDefault="00572EAD" w:rsidP="00572EAD">
      <w:pPr>
        <w:pStyle w:val="a6"/>
        <w:numPr>
          <w:ilvl w:val="0"/>
          <w:numId w:val="20"/>
        </w:numPr>
        <w:ind w:firstLineChars="0"/>
        <w:rPr>
          <w:rFonts w:cs="Times New Roman"/>
          <w:iCs/>
        </w:rPr>
      </w:pPr>
      <w:r w:rsidRPr="00F70FF7">
        <w:rPr>
          <w:rFonts w:cs="Times New Roman"/>
          <w:i/>
        </w:rPr>
        <w:t>Land, Island and Maritime Frontier Case (El Salvador/Honduras, Nicaragua intervening)</w:t>
      </w:r>
      <w:r w:rsidRPr="00F70FF7">
        <w:rPr>
          <w:rFonts w:cs="Times New Roman"/>
          <w:iCs/>
        </w:rPr>
        <w:t xml:space="preserve"> (Application for Intervention) [1990] ICJ Rep 92</w:t>
      </w:r>
    </w:p>
    <w:p w14:paraId="5DAF3250" w14:textId="1A1953F5" w:rsidR="00572EAD" w:rsidRPr="006824C4" w:rsidRDefault="00572EAD" w:rsidP="00572EAD">
      <w:pPr>
        <w:rPr>
          <w:rFonts w:cs="Times New Roman"/>
        </w:rPr>
      </w:pPr>
      <w:r w:rsidRPr="009D0197">
        <w:rPr>
          <w:rFonts w:cs="Times New Roman" w:hint="eastAsia"/>
          <w:b/>
          <w:bCs/>
          <w:iCs/>
        </w:rPr>
        <w:t>注</w:t>
      </w:r>
      <w:r>
        <w:rPr>
          <w:rFonts w:cs="Times New Roman" w:hint="eastAsia"/>
          <w:iCs/>
        </w:rPr>
        <w:t>：</w:t>
      </w:r>
      <w:r w:rsidRPr="00572EAD">
        <w:rPr>
          <w:rFonts w:cs="Times New Roman" w:hint="eastAsia"/>
          <w:iCs/>
        </w:rPr>
        <w:t>在</w:t>
      </w:r>
      <w:r>
        <w:rPr>
          <w:rFonts w:cs="Times New Roman" w:hint="eastAsia"/>
          <w:iCs/>
        </w:rPr>
        <w:t>ICJ</w:t>
      </w:r>
      <w:r>
        <w:rPr>
          <w:rFonts w:cs="Times New Roman" w:hint="eastAsia"/>
          <w:iCs/>
        </w:rPr>
        <w:t>的</w:t>
      </w:r>
      <w:r w:rsidRPr="00572EAD">
        <w:rPr>
          <w:rFonts w:cs="Times New Roman" w:hint="eastAsia"/>
          <w:iCs/>
        </w:rPr>
        <w:t>诉讼程序中，当一国针对另一国提出单方申请，将争端提交法院审理时，案件正式名称中的当事方名称用缩写</w:t>
      </w:r>
      <w:r w:rsidRPr="00572EAD">
        <w:rPr>
          <w:rFonts w:cs="Times New Roman" w:hint="eastAsia"/>
          <w:iCs/>
        </w:rPr>
        <w:t>v</w:t>
      </w:r>
      <w:r>
        <w:rPr>
          <w:rFonts w:cs="Times New Roman"/>
          <w:iCs/>
        </w:rPr>
        <w:t>.</w:t>
      </w:r>
      <w:r>
        <w:rPr>
          <w:rFonts w:cs="Times New Roman" w:hint="eastAsia"/>
          <w:iCs/>
        </w:rPr>
        <w:t xml:space="preserve"> </w:t>
      </w:r>
      <w:r w:rsidRPr="00572EAD">
        <w:rPr>
          <w:rFonts w:cs="Times New Roman" w:hint="eastAsia"/>
          <w:iCs/>
        </w:rPr>
        <w:t>隔开，表示</w:t>
      </w:r>
      <w:r>
        <w:rPr>
          <w:rFonts w:cs="Times New Roman" w:hint="eastAsia"/>
          <w:iCs/>
        </w:rPr>
        <w:t>诉讼（</w:t>
      </w:r>
      <w:r w:rsidRPr="00572EAD">
        <w:rPr>
          <w:rFonts w:cs="Times New Roman" w:hint="eastAsia"/>
          <w:i/>
        </w:rPr>
        <w:t>versu</w:t>
      </w:r>
      <w:r>
        <w:rPr>
          <w:rFonts w:hint="eastAsia"/>
        </w:rPr>
        <w:t>s</w:t>
      </w:r>
      <w:r>
        <w:rPr>
          <w:rFonts w:hint="eastAsia"/>
        </w:rPr>
        <w:t>，例如</w:t>
      </w:r>
      <w:r w:rsidRPr="00572EAD">
        <w:rPr>
          <w:rFonts w:cs="Times New Roman" w:hint="eastAsia"/>
          <w:i/>
        </w:rPr>
        <w:t>C</w:t>
      </w:r>
      <w:r w:rsidRPr="00572EAD">
        <w:rPr>
          <w:rFonts w:cs="Times New Roman"/>
          <w:i/>
        </w:rPr>
        <w:t>ameroon v. Nigeria</w:t>
      </w:r>
      <w:r>
        <w:rPr>
          <w:rFonts w:cs="Times New Roman" w:hint="eastAsia"/>
          <w:iCs/>
        </w:rPr>
        <w:t>，牛津体中省略了</w:t>
      </w:r>
      <w:r w:rsidR="006824C4">
        <w:rPr>
          <w:rFonts w:cs="Times New Roman" w:hint="eastAsia"/>
          <w:iCs/>
        </w:rPr>
        <w:t>「</w:t>
      </w:r>
      <w:r>
        <w:rPr>
          <w:rFonts w:cs="Times New Roman"/>
          <w:iCs/>
        </w:rPr>
        <w:t>.</w:t>
      </w:r>
      <w:r w:rsidR="006824C4">
        <w:rPr>
          <w:rFonts w:cs="Times New Roman" w:hint="eastAsia"/>
          <w:iCs/>
        </w:rPr>
        <w:t>」</w:t>
      </w:r>
      <w:r>
        <w:rPr>
          <w:rFonts w:cs="Times New Roman" w:hint="eastAsia"/>
          <w:iCs/>
        </w:rPr>
        <w:t>）</w:t>
      </w:r>
      <w:r w:rsidRPr="00572EAD">
        <w:rPr>
          <w:rFonts w:cs="Times New Roman" w:hint="eastAsia"/>
          <w:iCs/>
        </w:rPr>
        <w:t>。当根据两国间的特别协定将争端提交法院时，当事方的名字用斜线分开</w:t>
      </w:r>
      <w:r>
        <w:rPr>
          <w:rFonts w:cs="Times New Roman" w:hint="eastAsia"/>
          <w:iCs/>
        </w:rPr>
        <w:t>（</w:t>
      </w:r>
      <w:r w:rsidRPr="00572EAD">
        <w:rPr>
          <w:rFonts w:cs="Times New Roman" w:hint="eastAsia"/>
          <w:iCs/>
        </w:rPr>
        <w:t>例如</w:t>
      </w:r>
      <w:r w:rsidRPr="00572EAD">
        <w:rPr>
          <w:rFonts w:cs="Times New Roman"/>
          <w:iCs/>
        </w:rPr>
        <w:t>Indonesia/Malaysia</w:t>
      </w:r>
      <w:r>
        <w:rPr>
          <w:rFonts w:cs="Times New Roman" w:hint="eastAsia"/>
          <w:iCs/>
        </w:rPr>
        <w:t>）</w:t>
      </w:r>
      <w:r w:rsidRPr="00572EAD">
        <w:rPr>
          <w:rFonts w:cs="Times New Roman" w:hint="eastAsia"/>
          <w:iCs/>
        </w:rPr>
        <w:t>。</w:t>
      </w:r>
      <w:r w:rsidR="006824C4">
        <w:rPr>
          <w:rFonts w:cs="Times New Roman" w:hint="eastAsia"/>
          <w:iCs/>
        </w:rPr>
        <w:t>这也是引用赛题事实时区分</w:t>
      </w:r>
      <w:r w:rsidR="006824C4" w:rsidRPr="00403325">
        <w:rPr>
          <w:rFonts w:cs="Times New Roman"/>
          <w:i/>
          <w:iCs/>
        </w:rPr>
        <w:t>Compromis</w:t>
      </w:r>
      <w:r w:rsidR="006824C4">
        <w:rPr>
          <w:rFonts w:cs="Times New Roman" w:hint="eastAsia"/>
        </w:rPr>
        <w:t>和</w:t>
      </w:r>
      <w:r w:rsidR="006824C4">
        <w:rPr>
          <w:rFonts w:cs="Times New Roman" w:hint="eastAsia"/>
        </w:rPr>
        <w:t>Problem</w:t>
      </w:r>
      <w:r w:rsidR="006824C4">
        <w:rPr>
          <w:rFonts w:cs="Times New Roman" w:hint="eastAsia"/>
        </w:rPr>
        <w:t>的原因。</w:t>
      </w:r>
      <w:r w:rsidR="00C96EE5">
        <w:rPr>
          <w:rFonts w:cs="Times New Roman" w:hint="eastAsia"/>
        </w:rPr>
        <w:t>关于国家要不要写全称的问题，</w:t>
      </w:r>
      <w:r w:rsidR="00C96EE5" w:rsidRPr="00C96EE5">
        <w:rPr>
          <w:rFonts w:cs="Times New Roman" w:hint="eastAsia"/>
        </w:rPr>
        <w:t>自由裁量。</w:t>
      </w:r>
    </w:p>
    <w:p w14:paraId="5D3749BF" w14:textId="60A2716A" w:rsidR="007C5053" w:rsidRDefault="007C5053" w:rsidP="000D52BC">
      <w:pPr>
        <w:rPr>
          <w:rFonts w:cs="Times New Roman"/>
          <w:b/>
          <w:bCs/>
          <w:iCs/>
          <w:color w:val="385623" w:themeColor="accent6" w:themeShade="80"/>
        </w:rPr>
      </w:pPr>
    </w:p>
    <w:p w14:paraId="52E5CD9E" w14:textId="18E0DFEB" w:rsidR="006C0EED" w:rsidRPr="009D0197" w:rsidRDefault="006C0EED" w:rsidP="000D52BC">
      <w:pPr>
        <w:rPr>
          <w:rFonts w:cs="Times New Roman"/>
          <w:b/>
          <w:bCs/>
          <w:iCs/>
          <w:color w:val="385623" w:themeColor="accent6" w:themeShade="80"/>
        </w:rPr>
      </w:pPr>
      <w:r w:rsidRPr="009D0197">
        <w:rPr>
          <w:rFonts w:cs="Times New Roman" w:hint="eastAsia"/>
          <w:b/>
          <w:bCs/>
          <w:iCs/>
          <w:color w:val="385623" w:themeColor="accent6" w:themeShade="80"/>
        </w:rPr>
        <w:t>PCIJ</w:t>
      </w:r>
    </w:p>
    <w:p w14:paraId="7F56B441" w14:textId="55CACB10" w:rsidR="000D52BC" w:rsidRPr="009D0197" w:rsidRDefault="000D52BC" w:rsidP="000D52BC">
      <w:pPr>
        <w:rPr>
          <w:rFonts w:cs="Times New Roman"/>
          <w:b/>
          <w:bCs/>
          <w:iCs/>
          <w:color w:val="385623" w:themeColor="accent6" w:themeShade="80"/>
        </w:rPr>
      </w:pPr>
      <w:r w:rsidRPr="009D0197">
        <w:rPr>
          <w:rFonts w:cs="Times New Roman" w:hint="eastAsia"/>
          <w:b/>
          <w:bCs/>
          <w:i/>
          <w:color w:val="385623" w:themeColor="accent6" w:themeShade="80"/>
        </w:rPr>
        <w:t>Case</w:t>
      </w:r>
      <w:r w:rsidRPr="009D0197">
        <w:rPr>
          <w:rFonts w:cs="Times New Roman"/>
          <w:b/>
          <w:bCs/>
          <w:i/>
          <w:color w:val="385623" w:themeColor="accent6" w:themeShade="80"/>
        </w:rPr>
        <w:t xml:space="preserve"> </w:t>
      </w:r>
      <w:r w:rsidRPr="009D0197">
        <w:rPr>
          <w:rFonts w:cs="Times New Roman" w:hint="eastAsia"/>
          <w:b/>
          <w:bCs/>
          <w:i/>
          <w:color w:val="385623" w:themeColor="accent6" w:themeShade="80"/>
        </w:rPr>
        <w:t>Name</w:t>
      </w:r>
      <w:r w:rsidRPr="009D0197">
        <w:rPr>
          <w:rFonts w:cs="Times New Roman"/>
          <w:b/>
          <w:bCs/>
          <w:i/>
          <w:color w:val="385623" w:themeColor="accent6" w:themeShade="80"/>
        </w:rPr>
        <w:t xml:space="preserve"> (</w:t>
      </w:r>
      <w:r w:rsidRPr="009D0197">
        <w:rPr>
          <w:rFonts w:cs="Times New Roman" w:hint="eastAsia"/>
          <w:b/>
          <w:bCs/>
          <w:i/>
          <w:color w:val="385623" w:themeColor="accent6" w:themeShade="80"/>
        </w:rPr>
        <w:t>Applicant</w:t>
      </w:r>
      <w:r w:rsidRPr="009D0197">
        <w:rPr>
          <w:rFonts w:cs="Times New Roman"/>
          <w:b/>
          <w:bCs/>
          <w:i/>
          <w:color w:val="385623" w:themeColor="accent6" w:themeShade="80"/>
        </w:rPr>
        <w:t xml:space="preserve"> </w:t>
      </w:r>
      <w:r w:rsidRPr="009D0197">
        <w:rPr>
          <w:rFonts w:cs="Times New Roman" w:hint="eastAsia"/>
          <w:b/>
          <w:bCs/>
          <w:i/>
          <w:color w:val="385623" w:themeColor="accent6" w:themeShade="80"/>
        </w:rPr>
        <w:t>v</w:t>
      </w:r>
      <w:r w:rsidRPr="009D0197">
        <w:rPr>
          <w:rFonts w:cs="Times New Roman"/>
          <w:b/>
          <w:bCs/>
          <w:i/>
          <w:color w:val="385623" w:themeColor="accent6" w:themeShade="80"/>
        </w:rPr>
        <w:t xml:space="preserve"> </w:t>
      </w:r>
      <w:r w:rsidRPr="009D0197">
        <w:rPr>
          <w:rFonts w:cs="Times New Roman" w:hint="eastAsia"/>
          <w:b/>
          <w:bCs/>
          <w:i/>
          <w:color w:val="385623" w:themeColor="accent6" w:themeShade="80"/>
        </w:rPr>
        <w:t>Res</w:t>
      </w:r>
      <w:r w:rsidRPr="009D0197">
        <w:rPr>
          <w:rFonts w:cs="Times New Roman"/>
          <w:b/>
          <w:bCs/>
          <w:i/>
          <w:color w:val="385623" w:themeColor="accent6" w:themeShade="80"/>
        </w:rPr>
        <w:t>pondent)</w:t>
      </w:r>
      <w:r w:rsidRPr="009D0197">
        <w:rPr>
          <w:rFonts w:cs="Times New Roman"/>
          <w:b/>
          <w:bCs/>
          <w:iCs/>
          <w:color w:val="385623" w:themeColor="accent6" w:themeShade="80"/>
        </w:rPr>
        <w:t xml:space="preserve"> | types of documents | PCIJ </w:t>
      </w:r>
      <w:r w:rsidR="009D0197">
        <w:rPr>
          <w:rFonts w:cs="Times New Roman" w:hint="eastAsia"/>
          <w:b/>
          <w:bCs/>
          <w:iCs/>
          <w:color w:val="385623" w:themeColor="accent6" w:themeShade="80"/>
        </w:rPr>
        <w:t>document number</w:t>
      </w:r>
    </w:p>
    <w:p w14:paraId="0405C6F9" w14:textId="05FB090D" w:rsidR="000D52BC" w:rsidRPr="009D0197" w:rsidRDefault="000D52BC" w:rsidP="000D52BC">
      <w:pPr>
        <w:pStyle w:val="a6"/>
        <w:numPr>
          <w:ilvl w:val="0"/>
          <w:numId w:val="20"/>
        </w:numPr>
        <w:ind w:firstLineChars="0"/>
        <w:rPr>
          <w:rFonts w:cs="Times New Roman"/>
          <w:iCs/>
        </w:rPr>
      </w:pPr>
      <w:r w:rsidRPr="009D0197">
        <w:rPr>
          <w:rFonts w:cs="Times New Roman"/>
          <w:i/>
          <w:iCs/>
        </w:rPr>
        <w:t>Case Concerning the Factory at Chorz</w:t>
      </w:r>
      <w:r w:rsidRPr="009D0197">
        <w:rPr>
          <w:rFonts w:cs="Times New Roman" w:hint="eastAsia"/>
          <w:i/>
          <w:iCs/>
        </w:rPr>
        <w:t>o</w:t>
      </w:r>
      <w:r w:rsidRPr="009D0197">
        <w:rPr>
          <w:rFonts w:cs="Times New Roman"/>
          <w:i/>
          <w:iCs/>
        </w:rPr>
        <w:t xml:space="preserve">w (Germany v Poland) </w:t>
      </w:r>
      <w:r w:rsidRPr="009D0197">
        <w:rPr>
          <w:rFonts w:cs="Times New Roman"/>
          <w:iCs/>
        </w:rPr>
        <w:t>(Merits) PCIJ Pre Series A No 17</w:t>
      </w:r>
    </w:p>
    <w:p w14:paraId="6CAF03C3" w14:textId="0A96E090" w:rsidR="000D52BC" w:rsidRPr="009D0197" w:rsidRDefault="000D52BC" w:rsidP="000D52BC">
      <w:pPr>
        <w:pStyle w:val="a6"/>
        <w:numPr>
          <w:ilvl w:val="0"/>
          <w:numId w:val="20"/>
        </w:numPr>
        <w:ind w:firstLineChars="0"/>
        <w:rPr>
          <w:rFonts w:cs="Times New Roman"/>
          <w:iCs/>
        </w:rPr>
      </w:pPr>
      <w:r w:rsidRPr="009D0197">
        <w:rPr>
          <w:rFonts w:cs="Times New Roman"/>
          <w:i/>
          <w:iCs/>
        </w:rPr>
        <w:t xml:space="preserve">Case of the Free Zones of Upper Savoy and the District of Gex (Switzerland v France) </w:t>
      </w:r>
      <w:r w:rsidRPr="009D0197">
        <w:rPr>
          <w:rFonts w:cs="Times New Roman"/>
          <w:iCs/>
        </w:rPr>
        <w:t>PCIJ Rep Series A/B No 46</w:t>
      </w:r>
    </w:p>
    <w:p w14:paraId="1CCAB911" w14:textId="77777777" w:rsidR="009D0197" w:rsidRPr="00386B0E" w:rsidRDefault="009D0197" w:rsidP="00386B0E">
      <w:pPr>
        <w:rPr>
          <w:rFonts w:cs="Times New Roman"/>
          <w:iCs/>
        </w:rPr>
      </w:pPr>
    </w:p>
    <w:p w14:paraId="113050B8" w14:textId="77777777" w:rsidR="000D52BC" w:rsidRDefault="000D52BC" w:rsidP="000D52BC">
      <w:pPr>
        <w:rPr>
          <w:rFonts w:cs="Times New Roman"/>
          <w:b/>
          <w:color w:val="1F3864" w:themeColor="accent1" w:themeShade="80"/>
        </w:rPr>
      </w:pPr>
      <w:r w:rsidRPr="002B3D72">
        <w:rPr>
          <w:rFonts w:cs="Times New Roman" w:hint="eastAsia"/>
          <w:b/>
          <w:color w:val="1F3864" w:themeColor="accent1" w:themeShade="80"/>
        </w:rPr>
        <w:t>2</w:t>
      </w:r>
      <w:r w:rsidRPr="002B3D72">
        <w:rPr>
          <w:rFonts w:cs="Times New Roman"/>
          <w:b/>
          <w:color w:val="1F3864" w:themeColor="accent1" w:themeShade="80"/>
        </w:rPr>
        <w:t xml:space="preserve">. Other </w:t>
      </w:r>
      <w:r w:rsidRPr="002B3D72">
        <w:rPr>
          <w:rFonts w:cs="Times New Roman" w:hint="eastAsia"/>
          <w:b/>
          <w:color w:val="1F3864" w:themeColor="accent1" w:themeShade="80"/>
        </w:rPr>
        <w:t>International</w:t>
      </w:r>
      <w:r w:rsidRPr="002B3D72">
        <w:rPr>
          <w:rFonts w:cs="Times New Roman"/>
          <w:b/>
          <w:color w:val="1F3864" w:themeColor="accent1" w:themeShade="80"/>
        </w:rPr>
        <w:t xml:space="preserve"> </w:t>
      </w:r>
      <w:r w:rsidRPr="002B3D72">
        <w:rPr>
          <w:rFonts w:cs="Times New Roman" w:hint="eastAsia"/>
          <w:b/>
          <w:color w:val="1F3864" w:themeColor="accent1" w:themeShade="80"/>
        </w:rPr>
        <w:t>Judicial</w:t>
      </w:r>
      <w:r w:rsidRPr="002B3D72">
        <w:rPr>
          <w:rFonts w:cs="Times New Roman"/>
          <w:b/>
          <w:color w:val="1F3864" w:themeColor="accent1" w:themeShade="80"/>
        </w:rPr>
        <w:t xml:space="preserve"> Decisions-</w:t>
      </w:r>
      <w:r w:rsidRPr="002B3D72">
        <w:rPr>
          <w:rFonts w:cs="Times New Roman" w:hint="eastAsia"/>
          <w:b/>
          <w:color w:val="1F3864" w:themeColor="accent1" w:themeShade="80"/>
        </w:rPr>
        <w:t>其他国际法院判决</w:t>
      </w:r>
    </w:p>
    <w:p w14:paraId="05956682" w14:textId="4125F46A" w:rsidR="000D52BC" w:rsidRDefault="000D52BC" w:rsidP="000D52BC">
      <w:pPr>
        <w:rPr>
          <w:rFonts w:cs="Times New Roman"/>
          <w:b/>
          <w:bCs/>
          <w:color w:val="4472C4" w:themeColor="accent1"/>
          <w:szCs w:val="21"/>
        </w:rPr>
      </w:pPr>
      <w:r w:rsidRPr="002B3D72">
        <w:rPr>
          <w:rFonts w:cs="Times New Roman"/>
          <w:b/>
          <w:bCs/>
          <w:color w:val="4472C4" w:themeColor="accent1"/>
          <w:szCs w:val="21"/>
        </w:rPr>
        <w:t>International Criminal Courts</w:t>
      </w:r>
    </w:p>
    <w:p w14:paraId="6F074609" w14:textId="1D56D04B" w:rsidR="00C96EE5" w:rsidRDefault="00C96EE5" w:rsidP="00C96EE5">
      <w:pPr>
        <w:pStyle w:val="a6"/>
        <w:numPr>
          <w:ilvl w:val="0"/>
          <w:numId w:val="19"/>
        </w:numPr>
        <w:ind w:firstLineChars="0"/>
        <w:rPr>
          <w:rFonts w:cs="Times New Roman"/>
          <w:bCs/>
          <w:color w:val="000000" w:themeColor="text1"/>
        </w:rPr>
      </w:pPr>
      <w:bookmarkStart w:id="211" w:name="OLE_LINK45"/>
      <w:r>
        <w:rPr>
          <w:rFonts w:cs="Times New Roman"/>
          <w:bCs/>
          <w:i/>
          <w:iCs/>
          <w:color w:val="000000" w:themeColor="text1"/>
        </w:rPr>
        <w:t xml:space="preserve">Prosecutor v Tadic </w:t>
      </w:r>
      <w:r>
        <w:rPr>
          <w:rFonts w:cs="Times New Roman"/>
          <w:bCs/>
          <w:color w:val="000000" w:themeColor="text1"/>
        </w:rPr>
        <w:t>(Judgment) ICTY-94-1-A (26 January 2000)</w:t>
      </w:r>
    </w:p>
    <w:p w14:paraId="0516C228" w14:textId="118102D8" w:rsidR="00C96EE5" w:rsidRDefault="00C96EE5" w:rsidP="00C96EE5">
      <w:pPr>
        <w:pStyle w:val="a6"/>
        <w:numPr>
          <w:ilvl w:val="0"/>
          <w:numId w:val="19"/>
        </w:numPr>
        <w:ind w:left="0" w:firstLineChars="0" w:firstLine="0"/>
        <w:rPr>
          <w:rFonts w:cs="Times New Roman"/>
          <w:bCs/>
          <w:color w:val="000000" w:themeColor="text1"/>
        </w:rPr>
      </w:pPr>
      <w:r>
        <w:rPr>
          <w:rFonts w:cs="Times New Roman"/>
          <w:bCs/>
          <w:i/>
          <w:iCs/>
          <w:color w:val="000000" w:themeColor="text1"/>
        </w:rPr>
        <w:t xml:space="preserve">Prosecutor v Akayesu </w:t>
      </w:r>
      <w:r>
        <w:rPr>
          <w:rFonts w:cs="Times New Roman"/>
          <w:bCs/>
          <w:color w:val="000000" w:themeColor="text1"/>
        </w:rPr>
        <w:t>(Judgment) ICTR-96-4-T (2 September 1998)</w:t>
      </w:r>
    </w:p>
    <w:bookmarkEnd w:id="211"/>
    <w:p w14:paraId="7FF07D58" w14:textId="77777777" w:rsidR="000D52BC" w:rsidRPr="002B3D72" w:rsidRDefault="000D52BC" w:rsidP="000D52BC">
      <w:pPr>
        <w:rPr>
          <w:rFonts w:cs="Times New Roman"/>
          <w:b/>
          <w:bCs/>
          <w:color w:val="4472C4" w:themeColor="accent1"/>
          <w:szCs w:val="21"/>
        </w:rPr>
      </w:pPr>
      <w:r w:rsidRPr="002B3D72">
        <w:rPr>
          <w:rFonts w:cs="Times New Roman"/>
          <w:b/>
          <w:bCs/>
          <w:color w:val="4472C4" w:themeColor="accent1"/>
          <w:szCs w:val="21"/>
        </w:rPr>
        <w:t>ITLOS</w:t>
      </w:r>
    </w:p>
    <w:p w14:paraId="48058AB6" w14:textId="67F47316" w:rsidR="000D52BC" w:rsidRPr="00F70FF7" w:rsidRDefault="000D52BC" w:rsidP="000D52BC">
      <w:pPr>
        <w:pStyle w:val="a6"/>
        <w:numPr>
          <w:ilvl w:val="0"/>
          <w:numId w:val="18"/>
        </w:numPr>
        <w:ind w:firstLineChars="0"/>
        <w:rPr>
          <w:rFonts w:cs="Times New Roman"/>
          <w:bCs/>
          <w:color w:val="000000" w:themeColor="text1"/>
        </w:rPr>
      </w:pPr>
      <w:r w:rsidRPr="00F70FF7">
        <w:rPr>
          <w:rFonts w:cs="Times New Roman"/>
          <w:bCs/>
          <w:i/>
          <w:iCs/>
          <w:color w:val="000000" w:themeColor="text1"/>
        </w:rPr>
        <w:t>/M/V</w:t>
      </w:r>
      <w:r w:rsidR="00C96EE5">
        <w:rPr>
          <w:rFonts w:cs="Times New Roman"/>
          <w:bCs/>
          <w:i/>
          <w:iCs/>
          <w:color w:val="000000" w:themeColor="text1"/>
        </w:rPr>
        <w:t xml:space="preserve"> ‘</w:t>
      </w:r>
      <w:r w:rsidRPr="00F70FF7">
        <w:rPr>
          <w:rFonts w:cs="Times New Roman"/>
          <w:bCs/>
          <w:i/>
          <w:iCs/>
          <w:color w:val="000000" w:themeColor="text1"/>
        </w:rPr>
        <w:t>Saiga’ (No 2) (Saint Vincent and the Grenadines v Guinea)</w:t>
      </w:r>
      <w:r w:rsidRPr="00F70FF7">
        <w:rPr>
          <w:rFonts w:cs="Times New Roman"/>
          <w:bCs/>
          <w:color w:val="000000" w:themeColor="text1"/>
        </w:rPr>
        <w:t xml:space="preserve"> (Provisional Measures, Order of 11 March 1998) ITLOS Reports 1998, 24</w:t>
      </w:r>
      <w:r>
        <w:rPr>
          <w:rFonts w:cs="Times New Roman"/>
          <w:bCs/>
          <w:color w:val="000000" w:themeColor="text1"/>
        </w:rPr>
        <w:t>.</w:t>
      </w:r>
    </w:p>
    <w:p w14:paraId="17A737C5" w14:textId="77777777" w:rsidR="000D52BC" w:rsidRPr="002B3D72" w:rsidRDefault="000D52BC" w:rsidP="000D52BC">
      <w:pPr>
        <w:rPr>
          <w:rFonts w:cs="Times New Roman"/>
          <w:b/>
          <w:bCs/>
          <w:color w:val="4472C4" w:themeColor="accent1"/>
          <w:szCs w:val="21"/>
        </w:rPr>
      </w:pPr>
      <w:r w:rsidRPr="002B3D72">
        <w:rPr>
          <w:rFonts w:cs="Times New Roman"/>
          <w:b/>
          <w:bCs/>
          <w:color w:val="4472C4" w:themeColor="accent1"/>
          <w:szCs w:val="21"/>
        </w:rPr>
        <w:t>GATT/WTO</w:t>
      </w:r>
    </w:p>
    <w:p w14:paraId="05133745" w14:textId="5191C8E3" w:rsidR="000D52BC" w:rsidRPr="00F70FF7" w:rsidRDefault="000D52BC" w:rsidP="000D52BC">
      <w:pPr>
        <w:pStyle w:val="a6"/>
        <w:numPr>
          <w:ilvl w:val="0"/>
          <w:numId w:val="17"/>
        </w:numPr>
        <w:ind w:firstLineChars="0"/>
        <w:rPr>
          <w:rFonts w:cs="Times New Roman"/>
          <w:bCs/>
          <w:color w:val="000000" w:themeColor="text1"/>
        </w:rPr>
      </w:pPr>
      <w:r w:rsidRPr="00C75E7E">
        <w:rPr>
          <w:rFonts w:cs="Times New Roman"/>
          <w:bCs/>
          <w:color w:val="000000" w:themeColor="text1"/>
          <w:rPrChange w:id="212" w:author="Han Chi" w:date="2023-04-30T00:00:00Z">
            <w:rPr>
              <w:rFonts w:cs="Times New Roman"/>
              <w:bCs/>
              <w:color w:val="000000" w:themeColor="text1"/>
              <w:lang w:val="fr-FR"/>
            </w:rPr>
          </w:rPrChange>
        </w:rPr>
        <w:t xml:space="preserve">WTO, </w:t>
      </w:r>
      <w:r w:rsidRPr="00C75E7E">
        <w:rPr>
          <w:rFonts w:cs="Times New Roman"/>
          <w:bCs/>
          <w:i/>
          <w:iCs/>
          <w:color w:val="000000" w:themeColor="text1"/>
          <w:rPrChange w:id="213" w:author="Han Chi" w:date="2023-04-30T00:00:00Z">
            <w:rPr>
              <w:rFonts w:cs="Times New Roman"/>
              <w:bCs/>
              <w:i/>
              <w:iCs/>
              <w:color w:val="000000" w:themeColor="text1"/>
              <w:lang w:val="fr-FR"/>
            </w:rPr>
          </w:rPrChange>
        </w:rPr>
        <w:t>India</w:t>
      </w:r>
      <w:del w:id="214" w:author="Han Chi" w:date="2023-04-30T00:42:00Z">
        <w:r w:rsidR="00C96EE5" w:rsidRPr="00C75E7E" w:rsidDel="00804B89">
          <w:rPr>
            <w:rFonts w:cs="Times New Roman"/>
            <w:bCs/>
            <w:i/>
            <w:iCs/>
            <w:color w:val="000000" w:themeColor="text1"/>
            <w:rPrChange w:id="215" w:author="Han Chi" w:date="2023-04-30T00:00:00Z">
              <w:rPr>
                <w:rFonts w:cs="Times New Roman"/>
                <w:bCs/>
                <w:i/>
                <w:iCs/>
                <w:color w:val="000000" w:themeColor="text1"/>
                <w:lang w:val="fr-FR"/>
              </w:rPr>
            </w:rPrChange>
          </w:rPr>
          <w:delText xml:space="preserve"> </w:delText>
        </w:r>
      </w:del>
      <w:r w:rsidR="00C96EE5">
        <w:rPr>
          <w:rFonts w:cs="Times New Roman"/>
          <w:bCs/>
          <w:i/>
          <w:iCs/>
          <w:color w:val="000000" w:themeColor="text1"/>
        </w:rPr>
        <w:t>:</w:t>
      </w:r>
      <w:r w:rsidRPr="00C75E7E">
        <w:rPr>
          <w:rFonts w:cs="Times New Roman"/>
          <w:bCs/>
          <w:i/>
          <w:iCs/>
          <w:color w:val="000000" w:themeColor="text1"/>
          <w:rPrChange w:id="216" w:author="Han Chi" w:date="2023-04-30T00:00:00Z">
            <w:rPr>
              <w:rFonts w:cs="Times New Roman"/>
              <w:bCs/>
              <w:i/>
              <w:iCs/>
              <w:color w:val="000000" w:themeColor="text1"/>
              <w:lang w:val="fr-FR"/>
            </w:rPr>
          </w:rPrChange>
        </w:rPr>
        <w:t xml:space="preserve"> Measures Affecting the Automotive Sector</w:t>
      </w:r>
      <w:r w:rsidR="00C96EE5" w:rsidRPr="00C75E7E">
        <w:rPr>
          <w:rFonts w:cs="Times New Roman"/>
          <w:bCs/>
          <w:i/>
          <w:iCs/>
          <w:color w:val="000000" w:themeColor="text1"/>
          <w:rPrChange w:id="217" w:author="Han Chi" w:date="2023-04-30T00:00:00Z">
            <w:rPr>
              <w:rFonts w:cs="Times New Roman"/>
              <w:bCs/>
              <w:i/>
              <w:iCs/>
              <w:color w:val="000000" w:themeColor="text1"/>
              <w:lang w:val="fr-FR"/>
            </w:rPr>
          </w:rPrChange>
        </w:rPr>
        <w:t>-</w:t>
      </w:r>
      <w:r w:rsidRPr="00C75E7E">
        <w:rPr>
          <w:rFonts w:cs="Times New Roman"/>
          <w:bCs/>
          <w:i/>
          <w:iCs/>
          <w:color w:val="000000" w:themeColor="text1"/>
          <w:rPrChange w:id="218" w:author="Han Chi" w:date="2023-04-30T00:00:00Z">
            <w:rPr>
              <w:rFonts w:cs="Times New Roman"/>
              <w:bCs/>
              <w:i/>
              <w:iCs/>
              <w:color w:val="000000" w:themeColor="text1"/>
              <w:lang w:val="fr-FR"/>
            </w:rPr>
          </w:rPrChange>
        </w:rPr>
        <w:t xml:space="preserve">Report of the Appellate Body </w:t>
      </w:r>
      <w:r w:rsidRPr="00C75E7E">
        <w:rPr>
          <w:rFonts w:cs="Times New Roman"/>
          <w:bCs/>
          <w:color w:val="000000" w:themeColor="text1"/>
          <w:rPrChange w:id="219" w:author="Han Chi" w:date="2023-04-30T00:00:00Z">
            <w:rPr>
              <w:rFonts w:cs="Times New Roman"/>
              <w:bCs/>
              <w:color w:val="000000" w:themeColor="text1"/>
              <w:lang w:val="fr-FR"/>
            </w:rPr>
          </w:rPrChange>
        </w:rPr>
        <w:t>(19 March 2002) WT/DS146/AB/R and WT/DS175/AB/R</w:t>
      </w:r>
    </w:p>
    <w:p w14:paraId="4D3BF61B" w14:textId="1B1A81D0" w:rsidR="000D52BC" w:rsidRPr="00F70FF7" w:rsidRDefault="000D52BC" w:rsidP="000D52BC">
      <w:pPr>
        <w:pStyle w:val="a6"/>
        <w:numPr>
          <w:ilvl w:val="0"/>
          <w:numId w:val="17"/>
        </w:numPr>
        <w:ind w:firstLineChars="0"/>
        <w:rPr>
          <w:rFonts w:cs="Times New Roman"/>
          <w:bCs/>
          <w:color w:val="000000" w:themeColor="text1"/>
        </w:rPr>
      </w:pPr>
      <w:r w:rsidRPr="00C75E7E">
        <w:rPr>
          <w:rFonts w:cs="Times New Roman"/>
          <w:bCs/>
          <w:color w:val="000000" w:themeColor="text1"/>
          <w:rPrChange w:id="220" w:author="Han Chi" w:date="2023-04-30T00:00:00Z">
            <w:rPr>
              <w:rFonts w:cs="Times New Roman"/>
              <w:bCs/>
              <w:color w:val="000000" w:themeColor="text1"/>
              <w:lang w:val="fr-FR"/>
            </w:rPr>
          </w:rPrChange>
        </w:rPr>
        <w:t xml:space="preserve">WTO, </w:t>
      </w:r>
      <w:r w:rsidR="00C96EE5" w:rsidRPr="00C75E7E">
        <w:rPr>
          <w:rFonts w:cs="Times New Roman"/>
          <w:bCs/>
          <w:i/>
          <w:iCs/>
          <w:color w:val="000000" w:themeColor="text1"/>
          <w:rPrChange w:id="221" w:author="Han Chi" w:date="2023-04-30T00:00:00Z">
            <w:rPr>
              <w:rFonts w:cs="Times New Roman"/>
              <w:bCs/>
              <w:i/>
              <w:iCs/>
              <w:color w:val="000000" w:themeColor="text1"/>
              <w:lang w:val="fr-FR"/>
            </w:rPr>
          </w:rPrChange>
        </w:rPr>
        <w:t>Brazil</w:t>
      </w:r>
      <w:del w:id="222" w:author="Han Chi" w:date="2023-04-30T00:42:00Z">
        <w:r w:rsidR="00C96EE5" w:rsidRPr="00C75E7E" w:rsidDel="00804B89">
          <w:rPr>
            <w:rFonts w:cs="Times New Roman"/>
            <w:bCs/>
            <w:i/>
            <w:iCs/>
            <w:color w:val="000000" w:themeColor="text1"/>
            <w:rPrChange w:id="223" w:author="Han Chi" w:date="2023-04-30T00:00:00Z">
              <w:rPr>
                <w:rFonts w:cs="Times New Roman"/>
                <w:bCs/>
                <w:i/>
                <w:iCs/>
                <w:color w:val="000000" w:themeColor="text1"/>
                <w:lang w:val="fr-FR"/>
              </w:rPr>
            </w:rPrChange>
          </w:rPr>
          <w:delText xml:space="preserve"> </w:delText>
        </w:r>
      </w:del>
      <w:r w:rsidR="00C96EE5" w:rsidRPr="00C75E7E">
        <w:rPr>
          <w:rFonts w:cs="Times New Roman"/>
          <w:bCs/>
          <w:i/>
          <w:iCs/>
          <w:color w:val="000000" w:themeColor="text1"/>
          <w:rPrChange w:id="224" w:author="Han Chi" w:date="2023-04-30T00:00:00Z">
            <w:rPr>
              <w:rFonts w:cs="Times New Roman"/>
              <w:bCs/>
              <w:i/>
              <w:iCs/>
              <w:color w:val="000000" w:themeColor="text1"/>
              <w:lang w:val="fr-FR"/>
            </w:rPr>
          </w:rPrChange>
        </w:rPr>
        <w:t>:</w:t>
      </w:r>
      <w:r w:rsidRPr="00C75E7E">
        <w:rPr>
          <w:rFonts w:cs="Times New Roman"/>
          <w:bCs/>
          <w:i/>
          <w:iCs/>
          <w:color w:val="000000" w:themeColor="text1"/>
          <w:rPrChange w:id="225" w:author="Han Chi" w:date="2023-04-30T00:00:00Z">
            <w:rPr>
              <w:rFonts w:cs="Times New Roman"/>
              <w:bCs/>
              <w:i/>
              <w:iCs/>
              <w:color w:val="000000" w:themeColor="text1"/>
              <w:lang w:val="fr-FR"/>
            </w:rPr>
          </w:rPrChange>
        </w:rPr>
        <w:t xml:space="preserve"> Export Financing Programme for Aircraft</w:t>
      </w:r>
      <w:r w:rsidR="00C96EE5" w:rsidRPr="00C75E7E">
        <w:rPr>
          <w:rFonts w:cs="Times New Roman"/>
          <w:bCs/>
          <w:i/>
          <w:iCs/>
          <w:color w:val="000000" w:themeColor="text1"/>
          <w:rPrChange w:id="226" w:author="Han Chi" w:date="2023-04-30T00:00:00Z">
            <w:rPr>
              <w:rFonts w:cs="Times New Roman"/>
              <w:bCs/>
              <w:i/>
              <w:iCs/>
              <w:color w:val="000000" w:themeColor="text1"/>
              <w:lang w:val="fr-FR"/>
            </w:rPr>
          </w:rPrChange>
        </w:rPr>
        <w:t>-</w:t>
      </w:r>
      <w:r w:rsidRPr="00C75E7E">
        <w:rPr>
          <w:rFonts w:cs="Times New Roman"/>
          <w:bCs/>
          <w:i/>
          <w:iCs/>
          <w:color w:val="000000" w:themeColor="text1"/>
          <w:rPrChange w:id="227" w:author="Han Chi" w:date="2023-04-30T00:00:00Z">
            <w:rPr>
              <w:rFonts w:cs="Times New Roman"/>
              <w:bCs/>
              <w:i/>
              <w:iCs/>
              <w:color w:val="000000" w:themeColor="text1"/>
              <w:lang w:val="fr-FR"/>
            </w:rPr>
          </w:rPrChange>
        </w:rPr>
        <w:t xml:space="preserve">Recourse to Arbitration by Brazil </w:t>
      </w:r>
      <w:r w:rsidRPr="00C75E7E">
        <w:rPr>
          <w:rFonts w:cs="Times New Roman"/>
          <w:bCs/>
          <w:i/>
          <w:iCs/>
          <w:color w:val="000000" w:themeColor="text1"/>
          <w:rPrChange w:id="228" w:author="Han Chi" w:date="2023-04-30T00:00:00Z">
            <w:rPr>
              <w:rFonts w:cs="Times New Roman"/>
              <w:bCs/>
              <w:i/>
              <w:iCs/>
              <w:color w:val="000000" w:themeColor="text1"/>
              <w:lang w:val="fr-FR"/>
            </w:rPr>
          </w:rPrChange>
        </w:rPr>
        <w:lastRenderedPageBreak/>
        <w:t>under Article 22.6 of the DSU and Article 4.11 of the SCM Agreement</w:t>
      </w:r>
      <w:r w:rsidR="00C96EE5">
        <w:rPr>
          <w:rFonts w:cs="Times New Roman" w:hint="eastAsia"/>
          <w:bCs/>
          <w:i/>
          <w:iCs/>
          <w:color w:val="000000" w:themeColor="text1"/>
        </w:rPr>
        <w:t>-</w:t>
      </w:r>
      <w:r w:rsidRPr="00C75E7E">
        <w:rPr>
          <w:rFonts w:cs="Times New Roman"/>
          <w:bCs/>
          <w:i/>
          <w:iCs/>
          <w:color w:val="000000" w:themeColor="text1"/>
          <w:rPrChange w:id="229" w:author="Han Chi" w:date="2023-04-30T00:00:00Z">
            <w:rPr>
              <w:rFonts w:cs="Times New Roman"/>
              <w:bCs/>
              <w:i/>
              <w:iCs/>
              <w:color w:val="000000" w:themeColor="text1"/>
              <w:lang w:val="fr-FR"/>
            </w:rPr>
          </w:rPrChange>
        </w:rPr>
        <w:t xml:space="preserve">Decision by the Arbitrators </w:t>
      </w:r>
      <w:r w:rsidRPr="00C75E7E">
        <w:rPr>
          <w:rFonts w:cs="Times New Roman"/>
          <w:bCs/>
          <w:color w:val="000000" w:themeColor="text1"/>
          <w:rPrChange w:id="230" w:author="Han Chi" w:date="2023-04-30T00:00:00Z">
            <w:rPr>
              <w:rFonts w:cs="Times New Roman"/>
              <w:bCs/>
              <w:color w:val="000000" w:themeColor="text1"/>
              <w:lang w:val="fr-FR"/>
            </w:rPr>
          </w:rPrChange>
        </w:rPr>
        <w:t>(28 August 2000) WT/DS46/ARB.</w:t>
      </w:r>
    </w:p>
    <w:p w14:paraId="105D51D0" w14:textId="77777777" w:rsidR="000D52BC" w:rsidRPr="002B3D72" w:rsidRDefault="000D52BC" w:rsidP="000D52BC">
      <w:pPr>
        <w:rPr>
          <w:rFonts w:cs="Times New Roman"/>
          <w:b/>
          <w:color w:val="1F3864" w:themeColor="accent1" w:themeShade="80"/>
        </w:rPr>
      </w:pPr>
      <w:r w:rsidRPr="002B3D72">
        <w:rPr>
          <w:rFonts w:cs="Times New Roman"/>
          <w:b/>
          <w:color w:val="1F3864" w:themeColor="accent1" w:themeShade="80"/>
        </w:rPr>
        <w:t>3. International Arbitral Awards/Tribunals-</w:t>
      </w:r>
      <w:r w:rsidRPr="002B3D72">
        <w:rPr>
          <w:rFonts w:cs="Times New Roman"/>
          <w:b/>
          <w:color w:val="1F3864" w:themeColor="accent1" w:themeShade="80"/>
        </w:rPr>
        <w:t>国际仲裁</w:t>
      </w:r>
    </w:p>
    <w:p w14:paraId="67185088" w14:textId="7B2A3449" w:rsidR="000D52BC" w:rsidRDefault="000D52BC" w:rsidP="000D52BC">
      <w:pPr>
        <w:pStyle w:val="a6"/>
        <w:numPr>
          <w:ilvl w:val="0"/>
          <w:numId w:val="16"/>
        </w:numPr>
        <w:ind w:firstLineChars="0"/>
        <w:rPr>
          <w:rFonts w:cs="Times New Roman"/>
          <w:szCs w:val="21"/>
        </w:rPr>
      </w:pPr>
      <w:r w:rsidRPr="00C96EE5">
        <w:rPr>
          <w:rFonts w:cs="Times New Roman"/>
          <w:i/>
          <w:szCs w:val="21"/>
        </w:rPr>
        <w:t>Lake Lanoux case (France v Spain)</w:t>
      </w:r>
      <w:r w:rsidR="00C96EE5">
        <w:rPr>
          <w:rFonts w:cs="Times New Roman"/>
          <w:i/>
          <w:szCs w:val="21"/>
        </w:rPr>
        <w:t xml:space="preserve"> </w:t>
      </w:r>
      <w:r w:rsidRPr="00F70FF7">
        <w:rPr>
          <w:rFonts w:cs="Times New Roman"/>
          <w:szCs w:val="21"/>
        </w:rPr>
        <w:t>RIAA</w:t>
      </w:r>
      <w:r w:rsidR="00C96EE5">
        <w:rPr>
          <w:rFonts w:cs="Times New Roman"/>
          <w:szCs w:val="21"/>
        </w:rPr>
        <w:t xml:space="preserve"> </w:t>
      </w:r>
      <w:r w:rsidR="00C96EE5" w:rsidRPr="00F70FF7">
        <w:rPr>
          <w:rFonts w:cs="Times New Roman"/>
          <w:szCs w:val="21"/>
        </w:rPr>
        <w:t>(1957)</w:t>
      </w:r>
      <w:r w:rsidR="00C96EE5">
        <w:rPr>
          <w:rFonts w:cs="Times New Roman"/>
          <w:szCs w:val="21"/>
        </w:rPr>
        <w:t xml:space="preserve"> </w:t>
      </w:r>
      <w:r w:rsidRPr="00F70FF7">
        <w:rPr>
          <w:rFonts w:cs="Times New Roman" w:hint="eastAsia"/>
          <w:szCs w:val="21"/>
        </w:rPr>
        <w:t>v</w:t>
      </w:r>
      <w:r w:rsidRPr="00F70FF7">
        <w:rPr>
          <w:rFonts w:cs="Times New Roman"/>
          <w:szCs w:val="21"/>
        </w:rPr>
        <w:t>ol 12</w:t>
      </w:r>
    </w:p>
    <w:p w14:paraId="1D24D433" w14:textId="68C7590A" w:rsidR="00C96EE5" w:rsidRDefault="00C96EE5" w:rsidP="000D52BC">
      <w:pPr>
        <w:pStyle w:val="a6"/>
        <w:numPr>
          <w:ilvl w:val="0"/>
          <w:numId w:val="16"/>
        </w:numPr>
        <w:ind w:firstLineChars="0"/>
        <w:rPr>
          <w:rFonts w:cs="Times New Roman"/>
          <w:szCs w:val="21"/>
        </w:rPr>
      </w:pPr>
      <w:r w:rsidRPr="00C96EE5">
        <w:rPr>
          <w:rFonts w:cs="Times New Roman"/>
          <w:i/>
          <w:iCs/>
          <w:szCs w:val="21"/>
        </w:rPr>
        <w:t>Archer Daniels Midland Company and another v United Mexican States</w:t>
      </w:r>
      <w:r w:rsidRPr="00C96EE5">
        <w:rPr>
          <w:rFonts w:cs="Times New Roman"/>
          <w:szCs w:val="21"/>
        </w:rPr>
        <w:t xml:space="preserve"> (21 November 2007) ICSID ARB(AF)/04/05</w:t>
      </w:r>
    </w:p>
    <w:p w14:paraId="74B5EC53" w14:textId="691C57FE" w:rsidR="00C96EE5" w:rsidRPr="00C96EE5" w:rsidRDefault="00C96EE5" w:rsidP="00C96EE5">
      <w:pPr>
        <w:rPr>
          <w:rFonts w:cs="Times New Roman"/>
          <w:szCs w:val="21"/>
        </w:rPr>
      </w:pPr>
      <w:r w:rsidRPr="00C96EE5">
        <w:rPr>
          <w:rFonts w:cs="Times New Roman" w:hint="eastAsia"/>
          <w:b/>
          <w:bCs/>
          <w:szCs w:val="21"/>
        </w:rPr>
        <w:t>注</w:t>
      </w:r>
      <w:r>
        <w:rPr>
          <w:rFonts w:cs="Times New Roman" w:hint="eastAsia"/>
          <w:szCs w:val="21"/>
        </w:rPr>
        <w:t>：</w:t>
      </w:r>
      <w:r>
        <w:t>联合国有一个收集国家之间的仲裁裁决的报告叫做</w:t>
      </w:r>
      <w:r>
        <w:t>UNRIAA</w:t>
      </w:r>
      <w:r>
        <w:t>（</w:t>
      </w:r>
      <w:r>
        <w:t>United Nations Reports on International Arbitral Awards</w:t>
      </w:r>
      <w:r>
        <w:t>），如果你要用的仲裁裁决有幸被这个报告收录，你也可以从联合国的角度来说这个裁决的影响力（</w:t>
      </w:r>
      <w:r>
        <w:t>ICJ</w:t>
      </w:r>
      <w:r>
        <w:t>有时候也会从里面引裁决）</w:t>
      </w:r>
      <w:r>
        <w:rPr>
          <w:rFonts w:hint="eastAsia"/>
        </w:rPr>
        <w:t>；</w:t>
      </w:r>
    </w:p>
    <w:p w14:paraId="3AE52A5B" w14:textId="2643C2A6" w:rsidR="00C96EE5" w:rsidRPr="00C96EE5" w:rsidRDefault="00C96EE5" w:rsidP="00C96EE5">
      <w:pPr>
        <w:rPr>
          <w:rFonts w:cs="Times New Roman"/>
          <w:szCs w:val="21"/>
        </w:rPr>
      </w:pPr>
      <w:r>
        <w:rPr>
          <w:rFonts w:cs="Times New Roman" w:hint="eastAsia"/>
          <w:b/>
          <w:bCs/>
          <w:szCs w:val="21"/>
        </w:rPr>
        <w:t>再</w:t>
      </w:r>
      <w:r w:rsidRPr="00C96EE5">
        <w:rPr>
          <w:rFonts w:cs="Times New Roman" w:hint="eastAsia"/>
          <w:b/>
          <w:bCs/>
          <w:szCs w:val="21"/>
        </w:rPr>
        <w:t>注</w:t>
      </w:r>
      <w:r w:rsidRPr="00C96EE5">
        <w:rPr>
          <w:rFonts w:cs="Times New Roman" w:hint="eastAsia"/>
          <w:szCs w:val="21"/>
        </w:rPr>
        <w:t>：</w:t>
      </w:r>
      <w:r>
        <w:rPr>
          <w:rFonts w:cs="Times New Roman" w:hint="eastAsia"/>
          <w:szCs w:val="21"/>
        </w:rPr>
        <w:t>关于投资仲裁类案例可以根据其管理机构是否是</w:t>
      </w:r>
      <w:r>
        <w:rPr>
          <w:rFonts w:cs="Times New Roman" w:hint="eastAsia"/>
          <w:szCs w:val="21"/>
        </w:rPr>
        <w:t>ICSID</w:t>
      </w:r>
      <w:r>
        <w:rPr>
          <w:rFonts w:cs="Times New Roman" w:hint="eastAsia"/>
          <w:szCs w:val="21"/>
        </w:rPr>
        <w:t>（</w:t>
      </w:r>
      <w:r w:rsidRPr="00C96EE5">
        <w:rPr>
          <w:rFonts w:cs="Times New Roman" w:hint="eastAsia"/>
          <w:szCs w:val="21"/>
        </w:rPr>
        <w:t>国际投资争端解决中心</w:t>
      </w:r>
      <w:r>
        <w:rPr>
          <w:rFonts w:cs="Times New Roman" w:hint="eastAsia"/>
          <w:szCs w:val="21"/>
        </w:rPr>
        <w:t>），可以将投资仲裁分为</w:t>
      </w:r>
      <w:r w:rsidRPr="00C96EE5">
        <w:rPr>
          <w:rFonts w:cs="Times New Roman" w:hint="eastAsia"/>
          <w:szCs w:val="21"/>
        </w:rPr>
        <w:t xml:space="preserve">ICSID </w:t>
      </w:r>
      <w:r w:rsidRPr="00C96EE5">
        <w:rPr>
          <w:rFonts w:cs="Times New Roman" w:hint="eastAsia"/>
          <w:szCs w:val="21"/>
        </w:rPr>
        <w:t>投资仲裁与非</w:t>
      </w:r>
      <w:r w:rsidRPr="00C96EE5">
        <w:rPr>
          <w:rFonts w:cs="Times New Roman" w:hint="eastAsia"/>
          <w:szCs w:val="21"/>
        </w:rPr>
        <w:t xml:space="preserve"> ICSID </w:t>
      </w:r>
      <w:r w:rsidRPr="00C96EE5">
        <w:rPr>
          <w:rFonts w:cs="Times New Roman" w:hint="eastAsia"/>
          <w:szCs w:val="21"/>
        </w:rPr>
        <w:t>投资仲裁，后者包括</w:t>
      </w:r>
      <w:r w:rsidRPr="00C96EE5">
        <w:rPr>
          <w:rFonts w:cs="Times New Roman" w:hint="eastAsia"/>
          <w:szCs w:val="21"/>
        </w:rPr>
        <w:t xml:space="preserve"> PCA</w:t>
      </w:r>
      <w:r w:rsidRPr="00C96EE5">
        <w:rPr>
          <w:rFonts w:cs="Times New Roman" w:hint="eastAsia"/>
          <w:szCs w:val="21"/>
        </w:rPr>
        <w:t>（常设仲裁院）</w:t>
      </w:r>
      <w:r>
        <w:rPr>
          <w:rFonts w:cs="Times New Roman" w:hint="eastAsia"/>
          <w:szCs w:val="21"/>
        </w:rPr>
        <w:t>、</w:t>
      </w:r>
      <w:r w:rsidRPr="00C96EE5">
        <w:rPr>
          <w:rFonts w:cs="Times New Roman" w:hint="eastAsia"/>
          <w:szCs w:val="21"/>
        </w:rPr>
        <w:t>ICC</w:t>
      </w:r>
      <w:r w:rsidRPr="00C96EE5">
        <w:rPr>
          <w:rFonts w:cs="Times New Roman" w:hint="eastAsia"/>
          <w:szCs w:val="21"/>
        </w:rPr>
        <w:t>、</w:t>
      </w:r>
      <w:r w:rsidRPr="00C96EE5">
        <w:rPr>
          <w:rFonts w:cs="Times New Roman" w:hint="eastAsia"/>
          <w:szCs w:val="21"/>
        </w:rPr>
        <w:t>SCC</w:t>
      </w:r>
      <w:r w:rsidRPr="00C96EE5">
        <w:rPr>
          <w:rFonts w:cs="Times New Roman" w:hint="eastAsia"/>
          <w:szCs w:val="21"/>
        </w:rPr>
        <w:t>、</w:t>
      </w:r>
      <w:r w:rsidRPr="00C96EE5">
        <w:rPr>
          <w:rFonts w:cs="Times New Roman" w:hint="eastAsia"/>
          <w:szCs w:val="21"/>
        </w:rPr>
        <w:t xml:space="preserve">LCIA </w:t>
      </w:r>
      <w:r w:rsidRPr="00C96EE5">
        <w:rPr>
          <w:rFonts w:cs="Times New Roman" w:hint="eastAsia"/>
          <w:szCs w:val="21"/>
        </w:rPr>
        <w:t>等传统国际商事仲裁机构受理的投资仲裁</w:t>
      </w:r>
      <w:r>
        <w:rPr>
          <w:rFonts w:cs="Times New Roman" w:hint="eastAsia"/>
          <w:szCs w:val="21"/>
        </w:rPr>
        <w:t>，以及一些</w:t>
      </w:r>
      <w:r w:rsidRPr="00C96EE5">
        <w:rPr>
          <w:rFonts w:cs="Times New Roman" w:hint="eastAsia"/>
          <w:szCs w:val="21"/>
        </w:rPr>
        <w:t>无任何案件管理机构并通常依据</w:t>
      </w:r>
      <w:r w:rsidRPr="00C96EE5">
        <w:rPr>
          <w:rFonts w:cs="Times New Roman" w:hint="eastAsia"/>
          <w:szCs w:val="21"/>
        </w:rPr>
        <w:t xml:space="preserve"> UNCITRAL</w:t>
      </w:r>
      <w:r w:rsidRPr="00C96EE5">
        <w:rPr>
          <w:rFonts w:cs="Times New Roman" w:hint="eastAsia"/>
          <w:szCs w:val="21"/>
        </w:rPr>
        <w:t>《仲裁规则》开展的临时仲裁（</w:t>
      </w:r>
      <w:r w:rsidRPr="00C96EE5">
        <w:rPr>
          <w:rFonts w:cs="Times New Roman" w:hint="eastAsia"/>
          <w:i/>
          <w:iCs/>
          <w:szCs w:val="21"/>
        </w:rPr>
        <w:t xml:space="preserve">ad hoc </w:t>
      </w:r>
      <w:r w:rsidRPr="00C96EE5">
        <w:rPr>
          <w:rFonts w:cs="Times New Roman" w:hint="eastAsia"/>
          <w:szCs w:val="21"/>
        </w:rPr>
        <w:t>arbitration</w:t>
      </w:r>
      <w:r w:rsidRPr="00C96EE5">
        <w:rPr>
          <w:rFonts w:cs="Times New Roman" w:hint="eastAsia"/>
          <w:szCs w:val="21"/>
        </w:rPr>
        <w:t>）</w:t>
      </w:r>
      <w:r>
        <w:rPr>
          <w:rFonts w:cs="Times New Roman" w:hint="eastAsia"/>
          <w:szCs w:val="21"/>
        </w:rPr>
        <w:t>。</w:t>
      </w:r>
    </w:p>
    <w:p w14:paraId="2AD6658C" w14:textId="106A07A6" w:rsidR="000D52BC" w:rsidRPr="002B3D72" w:rsidRDefault="000D52BC" w:rsidP="000D52BC">
      <w:pPr>
        <w:rPr>
          <w:rFonts w:cs="Times New Roman"/>
          <w:b/>
          <w:color w:val="1F3864" w:themeColor="accent1" w:themeShade="80"/>
        </w:rPr>
      </w:pPr>
      <w:r w:rsidRPr="002B3D72">
        <w:rPr>
          <w:rFonts w:cs="Times New Roman"/>
          <w:b/>
          <w:color w:val="1F3864" w:themeColor="accent1" w:themeShade="80"/>
        </w:rPr>
        <w:t>4. R</w:t>
      </w:r>
      <w:r w:rsidRPr="002B3D72">
        <w:rPr>
          <w:rFonts w:cs="Times New Roman" w:hint="eastAsia"/>
          <w:b/>
          <w:color w:val="1F3864" w:themeColor="accent1" w:themeShade="80"/>
        </w:rPr>
        <w:t>e</w:t>
      </w:r>
      <w:r w:rsidRPr="002B3D72">
        <w:rPr>
          <w:rFonts w:cs="Times New Roman"/>
          <w:b/>
          <w:color w:val="1F3864" w:themeColor="accent1" w:themeShade="80"/>
        </w:rPr>
        <w:t xml:space="preserve">gional </w:t>
      </w:r>
      <w:r w:rsidRPr="002B3D72">
        <w:rPr>
          <w:rFonts w:cs="Times New Roman" w:hint="eastAsia"/>
          <w:b/>
          <w:color w:val="1F3864" w:themeColor="accent1" w:themeShade="80"/>
        </w:rPr>
        <w:t>a</w:t>
      </w:r>
      <w:r w:rsidRPr="002B3D72">
        <w:rPr>
          <w:rFonts w:cs="Times New Roman"/>
          <w:b/>
          <w:color w:val="1F3864" w:themeColor="accent1" w:themeShade="80"/>
        </w:rPr>
        <w:t>nd Domestic Court Decisions-</w:t>
      </w:r>
      <w:r w:rsidRPr="002B3D72">
        <w:rPr>
          <w:rFonts w:cs="Times New Roman"/>
          <w:b/>
          <w:color w:val="1F3864" w:themeColor="accent1" w:themeShade="80"/>
        </w:rPr>
        <w:t>地区判例</w:t>
      </w:r>
    </w:p>
    <w:p w14:paraId="7E027429" w14:textId="77777777" w:rsidR="000D52BC" w:rsidRPr="00403325" w:rsidRDefault="000D52BC" w:rsidP="000D52BC">
      <w:pPr>
        <w:rPr>
          <w:rFonts w:cs="Times New Roman"/>
        </w:rPr>
      </w:pPr>
      <w:r w:rsidRPr="00403325">
        <w:rPr>
          <w:rFonts w:cs="Times New Roman"/>
        </w:rPr>
        <w:t>区域性和国内法庭的判例引用无固定体例，基本信息尽量完整、规范即可</w:t>
      </w:r>
      <w:bookmarkStart w:id="231" w:name="OLE_LINK2"/>
    </w:p>
    <w:p w14:paraId="3F2F53F6" w14:textId="3BDEA8B5" w:rsidR="000D52BC" w:rsidRPr="002B3D72" w:rsidRDefault="000D52BC" w:rsidP="000D52BC">
      <w:pPr>
        <w:pStyle w:val="a6"/>
        <w:numPr>
          <w:ilvl w:val="0"/>
          <w:numId w:val="15"/>
        </w:numPr>
        <w:ind w:firstLineChars="0"/>
        <w:rPr>
          <w:rFonts w:cs="Times New Roman"/>
          <w:iCs/>
        </w:rPr>
      </w:pPr>
      <w:r w:rsidRPr="002B3D72">
        <w:rPr>
          <w:rFonts w:cs="Times New Roman"/>
          <w:i/>
          <w:iCs/>
        </w:rPr>
        <w:t>American Banana v United Fruit Co</w:t>
      </w:r>
      <w:r w:rsidRPr="002B3D72">
        <w:rPr>
          <w:rFonts w:cs="Times New Roman"/>
        </w:rPr>
        <w:t xml:space="preserve"> 213 US 347, 356, 1909</w:t>
      </w:r>
      <w:bookmarkEnd w:id="231"/>
    </w:p>
    <w:p w14:paraId="15B4E301" w14:textId="1F55DBD1" w:rsidR="000D52BC" w:rsidRPr="002B3D72" w:rsidRDefault="000D52BC" w:rsidP="000D52BC">
      <w:pPr>
        <w:pStyle w:val="a6"/>
        <w:numPr>
          <w:ilvl w:val="0"/>
          <w:numId w:val="15"/>
        </w:numPr>
        <w:ind w:firstLineChars="0"/>
        <w:rPr>
          <w:rFonts w:cs="Times New Roman"/>
        </w:rPr>
      </w:pPr>
      <w:r w:rsidRPr="002B3D72">
        <w:rPr>
          <w:rFonts w:cs="Times New Roman"/>
          <w:i/>
          <w:iCs/>
        </w:rPr>
        <w:t>Bankovic and others v Belgium and 16 other Contracting States</w:t>
      </w:r>
      <w:r w:rsidRPr="002B3D72">
        <w:rPr>
          <w:rFonts w:cs="Times New Roman"/>
        </w:rPr>
        <w:t>, Application No 52207/99, ECHR., 2001</w:t>
      </w:r>
    </w:p>
    <w:p w14:paraId="577560A6" w14:textId="14C907EA" w:rsidR="000D52BC" w:rsidRPr="002B3D72" w:rsidRDefault="000D52BC" w:rsidP="000D52BC">
      <w:pPr>
        <w:pStyle w:val="a6"/>
        <w:numPr>
          <w:ilvl w:val="0"/>
          <w:numId w:val="15"/>
        </w:numPr>
        <w:ind w:firstLineChars="0"/>
        <w:rPr>
          <w:rFonts w:cs="Times New Roman"/>
        </w:rPr>
      </w:pPr>
      <w:r w:rsidRPr="002B3D72">
        <w:rPr>
          <w:rFonts w:cs="Times New Roman"/>
          <w:i/>
          <w:iCs/>
        </w:rPr>
        <w:t>Bumper Development Corporation Ltd v Commission of Police of the Metropolis and Others</w:t>
      </w:r>
      <w:r w:rsidRPr="002B3D72">
        <w:rPr>
          <w:rFonts w:cs="Times New Roman"/>
        </w:rPr>
        <w:t>, 4 A</w:t>
      </w:r>
      <w:del w:id="232" w:author="Han Chi" w:date="2023-04-30T00:42:00Z">
        <w:r w:rsidRPr="002B3D72" w:rsidDel="00B9612A">
          <w:rPr>
            <w:rFonts w:cs="Times New Roman" w:hint="eastAsia"/>
          </w:rPr>
          <w:delText>LL</w:delText>
        </w:r>
      </w:del>
      <w:ins w:id="233" w:author="Han Chi" w:date="2023-04-30T00:42:00Z">
        <w:r w:rsidR="00B9612A">
          <w:rPr>
            <w:rFonts w:cs="Times New Roman" w:hint="eastAsia"/>
          </w:rPr>
          <w:t>ll</w:t>
        </w:r>
      </w:ins>
      <w:r w:rsidRPr="002B3D72">
        <w:rPr>
          <w:rFonts w:cs="Times New Roman"/>
        </w:rPr>
        <w:t xml:space="preserve"> ER 638, 1991</w:t>
      </w:r>
    </w:p>
    <w:p w14:paraId="0512079E" w14:textId="77777777" w:rsidR="000D52BC" w:rsidRPr="00403325" w:rsidRDefault="000D52BC" w:rsidP="000D52BC">
      <w:pPr>
        <w:rPr>
          <w:rFonts w:cs="Times New Roman"/>
        </w:rPr>
      </w:pPr>
    </w:p>
    <w:p w14:paraId="1FBAE296" w14:textId="77777777" w:rsidR="000D52BC" w:rsidRDefault="000D52BC" w:rsidP="000D52BC">
      <w:pPr>
        <w:rPr>
          <w:rFonts w:cs="Times New Roman"/>
          <w:b/>
          <w:bCs/>
          <w:color w:val="C00000"/>
        </w:rPr>
      </w:pPr>
      <w:r w:rsidRPr="00403325">
        <w:rPr>
          <w:rFonts w:cs="Times New Roman"/>
          <w:b/>
          <w:bCs/>
          <w:color w:val="C00000"/>
        </w:rPr>
        <w:t>I</w:t>
      </w:r>
      <w:r>
        <w:rPr>
          <w:rFonts w:cs="Times New Roman" w:hint="eastAsia"/>
          <w:b/>
          <w:bCs/>
          <w:color w:val="C00000"/>
        </w:rPr>
        <w:t>V</w:t>
      </w:r>
      <w:r w:rsidRPr="00403325">
        <w:rPr>
          <w:rFonts w:cs="Times New Roman"/>
          <w:b/>
          <w:bCs/>
          <w:color w:val="C00000"/>
        </w:rPr>
        <w:t>. B</w:t>
      </w:r>
      <w:r>
        <w:rPr>
          <w:rFonts w:cs="Times New Roman" w:hint="eastAsia"/>
          <w:b/>
          <w:bCs/>
          <w:color w:val="C00000"/>
        </w:rPr>
        <w:t>ooks</w:t>
      </w:r>
      <w:r w:rsidRPr="00403325">
        <w:rPr>
          <w:rFonts w:cs="Times New Roman"/>
          <w:b/>
          <w:bCs/>
          <w:color w:val="C00000"/>
        </w:rPr>
        <w:t>-</w:t>
      </w:r>
      <w:r w:rsidRPr="00403325">
        <w:rPr>
          <w:rFonts w:cs="Times New Roman"/>
          <w:b/>
          <w:bCs/>
          <w:color w:val="C00000"/>
        </w:rPr>
        <w:t>书籍</w:t>
      </w:r>
    </w:p>
    <w:p w14:paraId="5F935215" w14:textId="37B5A5BA" w:rsidR="000D52BC" w:rsidRPr="005E1C19" w:rsidRDefault="000D52BC" w:rsidP="000D52BC">
      <w:pPr>
        <w:rPr>
          <w:rFonts w:cs="Times New Roman"/>
          <w:b/>
          <w:bCs/>
          <w:iCs/>
          <w:color w:val="385623" w:themeColor="accent6" w:themeShade="80"/>
        </w:rPr>
      </w:pPr>
      <w:r w:rsidRPr="005E1C19">
        <w:rPr>
          <w:rFonts w:cs="Times New Roman"/>
          <w:b/>
          <w:bCs/>
          <w:iCs/>
          <w:color w:val="385623" w:themeColor="accent6" w:themeShade="80"/>
        </w:rPr>
        <w:t xml:space="preserve">author, | </w:t>
      </w:r>
      <w:r w:rsidRPr="005E1C19">
        <w:rPr>
          <w:rFonts w:cs="Times New Roman"/>
          <w:b/>
          <w:bCs/>
          <w:i/>
          <w:color w:val="385623" w:themeColor="accent6" w:themeShade="80"/>
        </w:rPr>
        <w:t>title</w:t>
      </w:r>
      <w:r w:rsidRPr="005E1C19">
        <w:rPr>
          <w:rFonts w:cs="Times New Roman"/>
          <w:b/>
          <w:bCs/>
          <w:iCs/>
          <w:color w:val="385623" w:themeColor="accent6" w:themeShade="80"/>
        </w:rPr>
        <w:t xml:space="preserve"> |</w:t>
      </w:r>
      <w:r w:rsidRPr="005E1C19">
        <w:rPr>
          <w:rFonts w:cs="Times New Roman" w:hint="eastAsia"/>
          <w:b/>
          <w:bCs/>
          <w:iCs/>
          <w:color w:val="385623" w:themeColor="accent6" w:themeShade="80"/>
        </w:rPr>
        <w:t xml:space="preserve"> </w:t>
      </w:r>
      <w:r w:rsidRPr="005E1C19">
        <w:rPr>
          <w:rFonts w:cs="Times New Roman"/>
          <w:b/>
          <w:bCs/>
          <w:iCs/>
          <w:color w:val="385623" w:themeColor="accent6" w:themeShade="80"/>
        </w:rPr>
        <w:t>(</w:t>
      </w:r>
      <w:r w:rsidR="007879C2">
        <w:rPr>
          <w:rFonts w:cs="Times New Roman"/>
          <w:b/>
          <w:bCs/>
          <w:iCs/>
          <w:color w:val="385623" w:themeColor="accent6" w:themeShade="80"/>
        </w:rPr>
        <w:t>[</w:t>
      </w:r>
      <w:r w:rsidRPr="005E1C19">
        <w:rPr>
          <w:rFonts w:cs="Times New Roman"/>
          <w:b/>
          <w:bCs/>
          <w:iCs/>
          <w:color w:val="385623" w:themeColor="accent6" w:themeShade="80"/>
        </w:rPr>
        <w:t>additional information,</w:t>
      </w:r>
      <w:r w:rsidR="007879C2">
        <w:rPr>
          <w:rFonts w:cs="Times New Roman"/>
          <w:b/>
          <w:bCs/>
          <w:iCs/>
          <w:color w:val="385623" w:themeColor="accent6" w:themeShade="80"/>
        </w:rPr>
        <w:t>]</w:t>
      </w:r>
      <w:r w:rsidRPr="005E1C19">
        <w:rPr>
          <w:rFonts w:cs="Times New Roman"/>
          <w:b/>
          <w:bCs/>
          <w:iCs/>
          <w:color w:val="385623" w:themeColor="accent6" w:themeShade="80"/>
        </w:rPr>
        <w:t xml:space="preserve"> | edition, | </w:t>
      </w:r>
      <w:r w:rsidRPr="005E1C19">
        <w:rPr>
          <w:rFonts w:cs="Times New Roman" w:hint="eastAsia"/>
          <w:b/>
          <w:bCs/>
          <w:iCs/>
          <w:color w:val="385623" w:themeColor="accent6" w:themeShade="80"/>
        </w:rPr>
        <w:t>publisher</w:t>
      </w:r>
      <w:r w:rsidRPr="005E1C19">
        <w:rPr>
          <w:rFonts w:cs="Times New Roman"/>
          <w:b/>
          <w:bCs/>
          <w:iCs/>
          <w:color w:val="385623" w:themeColor="accent6" w:themeShade="80"/>
        </w:rPr>
        <w:t xml:space="preserve"> | year)</w:t>
      </w:r>
    </w:p>
    <w:p w14:paraId="31C0D54F" w14:textId="784BCA1F" w:rsidR="000D52BC" w:rsidRDefault="000D52BC" w:rsidP="000D52BC">
      <w:pPr>
        <w:rPr>
          <w:rFonts w:cs="Times New Roman"/>
          <w:b/>
          <w:bCs/>
          <w:iCs/>
          <w:color w:val="385623" w:themeColor="accent6" w:themeShade="80"/>
        </w:rPr>
      </w:pPr>
      <w:r w:rsidRPr="005E1C19">
        <w:rPr>
          <w:rFonts w:cs="Times New Roman" w:hint="eastAsia"/>
          <w:b/>
          <w:bCs/>
          <w:iCs/>
          <w:color w:val="385623" w:themeColor="accent6" w:themeShade="80"/>
        </w:rPr>
        <w:t>a</w:t>
      </w:r>
      <w:r w:rsidRPr="005E1C19">
        <w:rPr>
          <w:rFonts w:cs="Times New Roman"/>
          <w:b/>
          <w:bCs/>
          <w:iCs/>
          <w:color w:val="385623" w:themeColor="accent6" w:themeShade="80"/>
        </w:rPr>
        <w:t>uthor, | ‘title’ | in editor (</w:t>
      </w:r>
      <w:r w:rsidRPr="005E1C19">
        <w:rPr>
          <w:rFonts w:cs="Times New Roman" w:hint="eastAsia"/>
          <w:b/>
          <w:bCs/>
          <w:iCs/>
          <w:color w:val="385623" w:themeColor="accent6" w:themeShade="80"/>
        </w:rPr>
        <w:t>ed</w:t>
      </w:r>
      <w:r w:rsidRPr="005E1C19">
        <w:rPr>
          <w:rFonts w:cs="Times New Roman"/>
          <w:b/>
          <w:bCs/>
          <w:iCs/>
          <w:color w:val="385623" w:themeColor="accent6" w:themeShade="80"/>
        </w:rPr>
        <w:t>)</w:t>
      </w:r>
      <w:r w:rsidRPr="005E1C19">
        <w:rPr>
          <w:rFonts w:cs="Times New Roman" w:hint="eastAsia"/>
          <w:b/>
          <w:bCs/>
          <w:iCs/>
          <w:color w:val="385623" w:themeColor="accent6" w:themeShade="80"/>
        </w:rPr>
        <w:t>,</w:t>
      </w:r>
      <w:r w:rsidRPr="005E1C19">
        <w:rPr>
          <w:rFonts w:cs="Times New Roman"/>
          <w:b/>
          <w:bCs/>
          <w:iCs/>
          <w:color w:val="385623" w:themeColor="accent6" w:themeShade="80"/>
        </w:rPr>
        <w:t xml:space="preserve"> | </w:t>
      </w:r>
      <w:r w:rsidRPr="005E1C19">
        <w:rPr>
          <w:rFonts w:cs="Times New Roman"/>
          <w:b/>
          <w:bCs/>
          <w:i/>
          <w:color w:val="385623" w:themeColor="accent6" w:themeShade="80"/>
        </w:rPr>
        <w:t>book title</w:t>
      </w:r>
      <w:r w:rsidRPr="005E1C19">
        <w:rPr>
          <w:rFonts w:cs="Times New Roman"/>
          <w:b/>
          <w:bCs/>
          <w:iCs/>
          <w:color w:val="385623" w:themeColor="accent6" w:themeShade="80"/>
        </w:rPr>
        <w:t xml:space="preserve"> | (</w:t>
      </w:r>
      <w:r w:rsidR="007879C2">
        <w:rPr>
          <w:rFonts w:cs="Times New Roman"/>
          <w:b/>
          <w:bCs/>
          <w:iCs/>
          <w:color w:val="385623" w:themeColor="accent6" w:themeShade="80"/>
        </w:rPr>
        <w:t>[</w:t>
      </w:r>
      <w:r w:rsidRPr="005E1C19">
        <w:rPr>
          <w:rFonts w:cs="Times New Roman"/>
          <w:b/>
          <w:bCs/>
          <w:iCs/>
          <w:color w:val="385623" w:themeColor="accent6" w:themeShade="80"/>
        </w:rPr>
        <w:t>additional information,</w:t>
      </w:r>
      <w:r w:rsidR="007879C2">
        <w:rPr>
          <w:rFonts w:cs="Times New Roman"/>
          <w:b/>
          <w:bCs/>
          <w:iCs/>
          <w:color w:val="385623" w:themeColor="accent6" w:themeShade="80"/>
        </w:rPr>
        <w:t>]</w:t>
      </w:r>
      <w:r w:rsidRPr="005E1C19">
        <w:rPr>
          <w:rFonts w:cs="Times New Roman"/>
          <w:b/>
          <w:bCs/>
          <w:iCs/>
          <w:color w:val="385623" w:themeColor="accent6" w:themeShade="80"/>
        </w:rPr>
        <w:t xml:space="preserve"> | </w:t>
      </w:r>
      <w:r w:rsidRPr="005E1C19">
        <w:rPr>
          <w:rFonts w:cs="Times New Roman" w:hint="eastAsia"/>
          <w:b/>
          <w:bCs/>
          <w:iCs/>
          <w:color w:val="385623" w:themeColor="accent6" w:themeShade="80"/>
        </w:rPr>
        <w:t>publisher</w:t>
      </w:r>
      <w:r w:rsidRPr="005E1C19">
        <w:rPr>
          <w:rFonts w:cs="Times New Roman"/>
          <w:b/>
          <w:bCs/>
          <w:iCs/>
          <w:color w:val="385623" w:themeColor="accent6" w:themeShade="80"/>
        </w:rPr>
        <w:t xml:space="preserve"> | year)</w:t>
      </w:r>
    </w:p>
    <w:p w14:paraId="4DC3FDD5" w14:textId="48D67A05" w:rsidR="000D52BC" w:rsidRPr="00F70FF7" w:rsidRDefault="000D52BC" w:rsidP="000D52BC">
      <w:pPr>
        <w:rPr>
          <w:rFonts w:cs="Times New Roman"/>
          <w:iCs/>
          <w:color w:val="000000" w:themeColor="text1"/>
        </w:rPr>
      </w:pPr>
      <w:r w:rsidRPr="00F70FF7">
        <w:rPr>
          <w:rFonts w:cs="Times New Roman" w:hint="eastAsia"/>
          <w:iCs/>
          <w:color w:val="000000" w:themeColor="text1"/>
        </w:rPr>
        <w:t>注：</w:t>
      </w:r>
      <w:r>
        <w:rPr>
          <w:rFonts w:cs="Times New Roman" w:hint="eastAsia"/>
          <w:iCs/>
          <w:color w:val="000000" w:themeColor="text1"/>
        </w:rPr>
        <w:t>书籍分为独著</w:t>
      </w:r>
      <w:r w:rsidR="007879C2">
        <w:rPr>
          <w:rFonts w:cs="Times New Roman" w:hint="eastAsia"/>
          <w:iCs/>
          <w:color w:val="000000" w:themeColor="text1"/>
        </w:rPr>
        <w:t>【著】</w:t>
      </w:r>
      <w:r>
        <w:rPr>
          <w:rFonts w:cs="Times New Roman" w:hint="eastAsia"/>
          <w:iCs/>
          <w:color w:val="000000" w:themeColor="text1"/>
        </w:rPr>
        <w:t>和合著</w:t>
      </w:r>
      <w:r w:rsidR="007879C2">
        <w:rPr>
          <w:rFonts w:cs="Times New Roman" w:hint="eastAsia"/>
          <w:iCs/>
          <w:color w:val="000000" w:themeColor="text1"/>
        </w:rPr>
        <w:t>【编】</w:t>
      </w:r>
      <w:r>
        <w:rPr>
          <w:rFonts w:cs="Times New Roman" w:hint="eastAsia"/>
          <w:iCs/>
          <w:color w:val="000000" w:themeColor="text1"/>
        </w:rPr>
        <w:t>两种，大部分</w:t>
      </w:r>
      <w:r>
        <w:rPr>
          <w:rFonts w:cs="Times New Roman" w:hint="eastAsia"/>
          <w:iCs/>
          <w:color w:val="000000" w:themeColor="text1"/>
        </w:rPr>
        <w:t>Handbook</w:t>
      </w:r>
      <w:r>
        <w:rPr>
          <w:rFonts w:cs="Times New Roman" w:hint="eastAsia"/>
          <w:iCs/>
          <w:color w:val="000000" w:themeColor="text1"/>
        </w:rPr>
        <w:t>都属于后者。以上两种格式分别对应两种书籍类型。</w:t>
      </w:r>
    </w:p>
    <w:p w14:paraId="72EDAED1" w14:textId="0E961182" w:rsidR="000D52BC" w:rsidRPr="00F70FF7" w:rsidRDefault="000D52BC" w:rsidP="000D52BC">
      <w:pPr>
        <w:pStyle w:val="a6"/>
        <w:numPr>
          <w:ilvl w:val="0"/>
          <w:numId w:val="14"/>
        </w:numPr>
        <w:ind w:firstLineChars="0"/>
        <w:rPr>
          <w:rFonts w:cs="Times New Roman"/>
          <w:iCs/>
          <w:color w:val="000000" w:themeColor="text1"/>
        </w:rPr>
      </w:pPr>
      <w:r w:rsidRPr="00F70FF7">
        <w:rPr>
          <w:rFonts w:cs="Times New Roman"/>
          <w:iCs/>
          <w:color w:val="000000" w:themeColor="text1"/>
        </w:rPr>
        <w:t xml:space="preserve">HC Gutteridge, </w:t>
      </w:r>
      <w:r w:rsidRPr="00F70FF7">
        <w:rPr>
          <w:rFonts w:cs="Times New Roman"/>
          <w:i/>
          <w:iCs/>
          <w:color w:val="000000" w:themeColor="text1"/>
        </w:rPr>
        <w:t xml:space="preserve">Comparative Law: An Introduction to the Comparative Method of Legal Study and Research </w:t>
      </w:r>
      <w:r w:rsidRPr="00F70FF7">
        <w:rPr>
          <w:rFonts w:cs="Times New Roman"/>
          <w:iCs/>
          <w:color w:val="000000" w:themeColor="text1"/>
        </w:rPr>
        <w:t>(</w:t>
      </w:r>
      <w:r w:rsidR="007879C2">
        <w:rPr>
          <w:rFonts w:cs="Times New Roman" w:hint="eastAsia"/>
          <w:iCs/>
          <w:color w:val="000000" w:themeColor="text1"/>
        </w:rPr>
        <w:t>C</w:t>
      </w:r>
      <w:r w:rsidRPr="00F70FF7">
        <w:rPr>
          <w:rFonts w:cs="Times New Roman"/>
          <w:iCs/>
          <w:color w:val="000000" w:themeColor="text1"/>
        </w:rPr>
        <w:t>UP 1946)</w:t>
      </w:r>
    </w:p>
    <w:p w14:paraId="23586AFC" w14:textId="2E2A60A6" w:rsidR="000D52BC" w:rsidRPr="00F70FF7" w:rsidRDefault="000D52BC" w:rsidP="000D52BC">
      <w:pPr>
        <w:pStyle w:val="a6"/>
        <w:numPr>
          <w:ilvl w:val="0"/>
          <w:numId w:val="14"/>
        </w:numPr>
        <w:ind w:firstLineChars="0"/>
        <w:rPr>
          <w:rFonts w:cs="Times New Roman"/>
          <w:iCs/>
          <w:color w:val="000000" w:themeColor="text1"/>
        </w:rPr>
      </w:pPr>
      <w:r w:rsidRPr="00F70FF7">
        <w:rPr>
          <w:rFonts w:cs="Times New Roman"/>
          <w:iCs/>
          <w:color w:val="000000" w:themeColor="text1"/>
        </w:rPr>
        <w:t xml:space="preserve">Gareth Jones, </w:t>
      </w:r>
      <w:r w:rsidRPr="00F70FF7">
        <w:rPr>
          <w:rFonts w:cs="Times New Roman"/>
          <w:i/>
          <w:iCs/>
          <w:color w:val="000000" w:themeColor="text1"/>
        </w:rPr>
        <w:t>Goff and Jones: The Law of Restitution</w:t>
      </w:r>
      <w:r w:rsidRPr="00F70FF7">
        <w:rPr>
          <w:rFonts w:cs="Times New Roman"/>
          <w:iCs/>
          <w:color w:val="000000" w:themeColor="text1"/>
        </w:rPr>
        <w:t xml:space="preserve"> (1st supp, 7th edn, Sweet &amp; Maxwell 2009)</w:t>
      </w:r>
    </w:p>
    <w:p w14:paraId="177DA40F" w14:textId="77777777" w:rsidR="000D52BC" w:rsidRPr="00F70FF7" w:rsidRDefault="000D52BC" w:rsidP="000D52BC">
      <w:pPr>
        <w:pStyle w:val="a6"/>
        <w:numPr>
          <w:ilvl w:val="0"/>
          <w:numId w:val="14"/>
        </w:numPr>
        <w:ind w:firstLineChars="0"/>
        <w:rPr>
          <w:rFonts w:cs="Times New Roman"/>
          <w:iCs/>
          <w:color w:val="000000" w:themeColor="text1"/>
        </w:rPr>
      </w:pPr>
      <w:r w:rsidRPr="00F70FF7">
        <w:rPr>
          <w:rFonts w:cs="Times New Roman"/>
          <w:iCs/>
          <w:color w:val="000000" w:themeColor="text1"/>
        </w:rPr>
        <w:t xml:space="preserve">Jeremy Horder (ed), </w:t>
      </w:r>
      <w:r w:rsidRPr="00F70FF7">
        <w:rPr>
          <w:rFonts w:cs="Times New Roman"/>
          <w:i/>
          <w:iCs/>
          <w:color w:val="000000" w:themeColor="text1"/>
        </w:rPr>
        <w:t>Oxford Essays in Jurisprudence: Fourth Series</w:t>
      </w:r>
      <w:r w:rsidRPr="00F70FF7">
        <w:rPr>
          <w:rFonts w:cs="Times New Roman"/>
          <w:iCs/>
          <w:color w:val="000000" w:themeColor="text1"/>
        </w:rPr>
        <w:t xml:space="preserve"> (OUP 2000)</w:t>
      </w:r>
      <w:r>
        <w:rPr>
          <w:rFonts w:cs="Times New Roman"/>
          <w:iCs/>
          <w:color w:val="000000" w:themeColor="text1"/>
        </w:rPr>
        <w:t>.</w:t>
      </w:r>
    </w:p>
    <w:p w14:paraId="3B321682" w14:textId="77777777" w:rsidR="000D52BC" w:rsidRPr="00F70FF7" w:rsidRDefault="000D52BC" w:rsidP="000D52BC">
      <w:pPr>
        <w:pStyle w:val="a6"/>
        <w:numPr>
          <w:ilvl w:val="0"/>
          <w:numId w:val="14"/>
        </w:numPr>
        <w:ind w:firstLineChars="0"/>
        <w:rPr>
          <w:rFonts w:cs="Times New Roman"/>
          <w:iCs/>
          <w:color w:val="000000" w:themeColor="text1"/>
        </w:rPr>
      </w:pPr>
      <w:r w:rsidRPr="00F70FF7">
        <w:rPr>
          <w:rFonts w:cs="Times New Roman"/>
          <w:iCs/>
          <w:color w:val="000000" w:themeColor="text1"/>
        </w:rPr>
        <w:t xml:space="preserve">Justine Pila, ‘The Value of Authorship in the Digital Environment’ in William H Dutton and Paul W Jeffreys (eds), </w:t>
      </w:r>
      <w:r w:rsidRPr="00F70FF7">
        <w:rPr>
          <w:rFonts w:cs="Times New Roman"/>
          <w:i/>
          <w:iCs/>
          <w:color w:val="000000" w:themeColor="text1"/>
        </w:rPr>
        <w:t>World Wide Research: Reshaping the Sciences and Humanities in the Century of Information</w:t>
      </w:r>
      <w:r w:rsidRPr="00F70FF7">
        <w:rPr>
          <w:rFonts w:cs="Times New Roman"/>
          <w:iCs/>
          <w:color w:val="000000" w:themeColor="text1"/>
        </w:rPr>
        <w:t xml:space="preserve"> (MIT Press 2010)</w:t>
      </w:r>
      <w:r>
        <w:rPr>
          <w:rFonts w:cs="Times New Roman"/>
          <w:iCs/>
          <w:color w:val="000000" w:themeColor="text1"/>
        </w:rPr>
        <w:t>.</w:t>
      </w:r>
    </w:p>
    <w:p w14:paraId="0B963BB1" w14:textId="77777777" w:rsidR="000D52BC" w:rsidRPr="00403325" w:rsidRDefault="000D52BC" w:rsidP="000D52BC">
      <w:pPr>
        <w:rPr>
          <w:rFonts w:cs="Times New Roman"/>
          <w:b/>
          <w:bCs/>
          <w:color w:val="4472C4" w:themeColor="accent1"/>
          <w:szCs w:val="21"/>
        </w:rPr>
      </w:pPr>
      <w:r w:rsidRPr="00403325">
        <w:rPr>
          <w:rFonts w:cs="Times New Roman"/>
          <w:b/>
          <w:bCs/>
          <w:color w:val="4472C4" w:themeColor="accent1"/>
          <w:szCs w:val="21"/>
        </w:rPr>
        <w:t xml:space="preserve">1. </w:t>
      </w:r>
      <w:r w:rsidRPr="00403325">
        <w:rPr>
          <w:rFonts w:cs="Times New Roman"/>
          <w:b/>
          <w:bCs/>
          <w:color w:val="4472C4" w:themeColor="accent1"/>
          <w:szCs w:val="21"/>
        </w:rPr>
        <w:t>作者姓名：</w:t>
      </w:r>
    </w:p>
    <w:p w14:paraId="1D7CAD33" w14:textId="1DFF6FEE" w:rsidR="000D52BC" w:rsidRPr="00403325" w:rsidRDefault="007879C2" w:rsidP="000D52BC">
      <w:pPr>
        <w:pStyle w:val="1"/>
        <w:numPr>
          <w:ilvl w:val="0"/>
          <w:numId w:val="9"/>
        </w:numPr>
        <w:ind w:firstLineChars="0"/>
        <w:rPr>
          <w:rFonts w:ascii="Times New Roman" w:eastAsia="宋体" w:hAnsi="Times New Roman" w:cs="Times New Roman"/>
        </w:rPr>
      </w:pPr>
      <w:r>
        <w:rPr>
          <w:rFonts w:ascii="Times New Roman" w:eastAsia="宋体" w:hAnsi="Times New Roman" w:cs="Times New Roman" w:hint="eastAsia"/>
        </w:rPr>
        <w:t>略去头衔</w:t>
      </w:r>
      <w:r w:rsidR="000D52BC">
        <w:rPr>
          <w:rFonts w:ascii="Times New Roman" w:eastAsia="宋体" w:hAnsi="Times New Roman" w:cs="Times New Roman" w:hint="eastAsia"/>
        </w:rPr>
        <w:t>：</w:t>
      </w:r>
      <w:r w:rsidR="000D52BC" w:rsidRPr="00403325">
        <w:rPr>
          <w:rFonts w:ascii="Times New Roman" w:eastAsia="宋体" w:hAnsi="Times New Roman" w:cs="Times New Roman"/>
        </w:rPr>
        <w:t>直接引用出版物上写明的作者名字，如：</w:t>
      </w:r>
      <w:r w:rsidR="000D52BC" w:rsidRPr="00403325">
        <w:rPr>
          <w:rFonts w:ascii="Times New Roman" w:eastAsia="宋体" w:hAnsi="Times New Roman" w:cs="Times New Roman"/>
        </w:rPr>
        <w:t>QC James</w:t>
      </w:r>
      <w:r w:rsidR="000D52BC" w:rsidRPr="00403325">
        <w:rPr>
          <w:rFonts w:ascii="Times New Roman" w:eastAsia="宋体" w:hAnsi="Times New Roman" w:cs="Times New Roman"/>
        </w:rPr>
        <w:t>省去</w:t>
      </w:r>
      <w:r w:rsidR="000D52BC" w:rsidRPr="00403325">
        <w:rPr>
          <w:rFonts w:ascii="Times New Roman" w:eastAsia="宋体" w:hAnsi="Times New Roman" w:cs="Times New Roman"/>
        </w:rPr>
        <w:t>QC</w:t>
      </w:r>
      <w:r w:rsidR="000D52BC" w:rsidRPr="00403325">
        <w:rPr>
          <w:rFonts w:ascii="Times New Roman" w:eastAsia="宋体" w:hAnsi="Times New Roman" w:cs="Times New Roman"/>
        </w:rPr>
        <w:t>这个代表皇室法律顾问的头衔，保留</w:t>
      </w:r>
      <w:r w:rsidR="000D52BC" w:rsidRPr="00403325">
        <w:rPr>
          <w:rFonts w:ascii="Times New Roman" w:eastAsia="宋体" w:hAnsi="Times New Roman" w:cs="Times New Roman"/>
        </w:rPr>
        <w:t>James</w:t>
      </w:r>
      <w:r w:rsidR="000D52BC" w:rsidRPr="00403325">
        <w:rPr>
          <w:rFonts w:ascii="Times New Roman" w:eastAsia="宋体" w:hAnsi="Times New Roman" w:cs="Times New Roman"/>
        </w:rPr>
        <w:t>即可，</w:t>
      </w:r>
      <w:r w:rsidR="000D52BC" w:rsidRPr="00403325">
        <w:rPr>
          <w:rFonts w:ascii="Times New Roman" w:eastAsia="宋体" w:hAnsi="Times New Roman" w:cs="Times New Roman"/>
        </w:rPr>
        <w:t>Lord</w:t>
      </w:r>
      <w:r w:rsidR="000D52BC" w:rsidRPr="00403325">
        <w:rPr>
          <w:rFonts w:ascii="Times New Roman" w:eastAsia="宋体" w:hAnsi="Times New Roman" w:cs="Times New Roman"/>
        </w:rPr>
        <w:t>等头衔类似</w:t>
      </w:r>
      <w:r w:rsidR="000D52BC">
        <w:rPr>
          <w:rFonts w:ascii="Times New Roman" w:eastAsia="宋体" w:hAnsi="Times New Roman" w:cs="Times New Roman" w:hint="eastAsia"/>
        </w:rPr>
        <w:t>；</w:t>
      </w:r>
    </w:p>
    <w:p w14:paraId="530D4455" w14:textId="77777777" w:rsidR="000D52BC" w:rsidRPr="00403325" w:rsidRDefault="000D52BC" w:rsidP="000D52BC">
      <w:pPr>
        <w:pStyle w:val="1"/>
        <w:numPr>
          <w:ilvl w:val="0"/>
          <w:numId w:val="9"/>
        </w:numPr>
        <w:ind w:firstLineChars="0"/>
        <w:rPr>
          <w:rFonts w:ascii="Times New Roman" w:eastAsia="宋体" w:hAnsi="Times New Roman" w:cs="Times New Roman"/>
        </w:rPr>
      </w:pPr>
      <w:r w:rsidRPr="00403325">
        <w:rPr>
          <w:rFonts w:ascii="Times New Roman" w:eastAsia="宋体" w:hAnsi="Times New Roman" w:cs="Times New Roman"/>
        </w:rPr>
        <w:t>如果有超过三个的作者，引用时只需写</w:t>
      </w:r>
      <w:r>
        <w:rPr>
          <w:rFonts w:ascii="Times New Roman" w:eastAsia="宋体" w:hAnsi="Times New Roman" w:cs="Times New Roman" w:hint="eastAsia"/>
        </w:rPr>
        <w:t>「</w:t>
      </w:r>
      <w:r w:rsidRPr="00403325">
        <w:rPr>
          <w:rFonts w:ascii="Times New Roman" w:eastAsia="宋体" w:hAnsi="Times New Roman" w:cs="Times New Roman"/>
        </w:rPr>
        <w:t>第一个作者的名字</w:t>
      </w:r>
      <w:r>
        <w:rPr>
          <w:rFonts w:ascii="Times New Roman" w:eastAsia="宋体" w:hAnsi="Times New Roman" w:cs="Times New Roman" w:hint="eastAsia"/>
        </w:rPr>
        <w:t xml:space="preserve"> </w:t>
      </w:r>
      <w:r w:rsidRPr="00403325">
        <w:rPr>
          <w:rFonts w:ascii="Times New Roman" w:eastAsia="宋体" w:hAnsi="Times New Roman" w:cs="Times New Roman"/>
        </w:rPr>
        <w:t>+</w:t>
      </w:r>
      <w:r>
        <w:rPr>
          <w:rFonts w:ascii="Times New Roman" w:eastAsia="宋体" w:hAnsi="Times New Roman" w:cs="Times New Roman"/>
        </w:rPr>
        <w:t xml:space="preserve"> </w:t>
      </w:r>
      <w:r w:rsidRPr="00403325">
        <w:rPr>
          <w:rFonts w:ascii="Times New Roman" w:eastAsia="宋体" w:hAnsi="Times New Roman" w:cs="Times New Roman"/>
        </w:rPr>
        <w:t>and others</w:t>
      </w:r>
      <w:r>
        <w:rPr>
          <w:rFonts w:ascii="Times New Roman" w:eastAsia="宋体" w:hAnsi="Times New Roman" w:cs="Times New Roman" w:hint="eastAsia"/>
        </w:rPr>
        <w:t>」；</w:t>
      </w:r>
    </w:p>
    <w:p w14:paraId="3F0363AB" w14:textId="1629A674" w:rsidR="000D52BC" w:rsidRPr="00403325" w:rsidRDefault="000D52BC" w:rsidP="000D52BC">
      <w:pPr>
        <w:pStyle w:val="1"/>
        <w:numPr>
          <w:ilvl w:val="0"/>
          <w:numId w:val="9"/>
        </w:numPr>
        <w:ind w:firstLineChars="0"/>
        <w:rPr>
          <w:rFonts w:ascii="Times New Roman" w:eastAsia="宋体" w:hAnsi="Times New Roman" w:cs="Times New Roman"/>
        </w:rPr>
      </w:pPr>
      <w:r w:rsidRPr="00403325">
        <w:rPr>
          <w:rFonts w:ascii="Times New Roman" w:eastAsia="宋体" w:hAnsi="Times New Roman" w:cs="Times New Roman"/>
        </w:rPr>
        <w:t>如果没有个人作者，但有组织机构（</w:t>
      </w:r>
      <w:r w:rsidRPr="00403325">
        <w:rPr>
          <w:rFonts w:ascii="Times New Roman" w:eastAsia="宋体" w:hAnsi="Times New Roman" w:cs="Times New Roman"/>
        </w:rPr>
        <w:t>Organization</w:t>
      </w:r>
      <w:r w:rsidR="007879C2">
        <w:rPr>
          <w:rFonts w:ascii="Times New Roman" w:eastAsia="宋体" w:hAnsi="Times New Roman" w:cs="Times New Roman" w:hint="eastAsia"/>
        </w:rPr>
        <w:t>或</w:t>
      </w:r>
      <w:r w:rsidR="007879C2">
        <w:rPr>
          <w:rFonts w:ascii="Times New Roman" w:eastAsia="宋体" w:hAnsi="Times New Roman" w:cs="Times New Roman" w:hint="eastAsia"/>
        </w:rPr>
        <w:t>I</w:t>
      </w:r>
      <w:r w:rsidRPr="00403325">
        <w:rPr>
          <w:rFonts w:ascii="Times New Roman" w:eastAsia="宋体" w:hAnsi="Times New Roman" w:cs="Times New Roman"/>
        </w:rPr>
        <w:t>nstitution</w:t>
      </w:r>
      <w:r>
        <w:rPr>
          <w:rFonts w:ascii="Times New Roman" w:eastAsia="宋体" w:hAnsi="Times New Roman" w:cs="Times New Roman" w:hint="eastAsia"/>
        </w:rPr>
        <w:t>）</w:t>
      </w:r>
      <w:r w:rsidRPr="00403325">
        <w:rPr>
          <w:rFonts w:ascii="Times New Roman" w:eastAsia="宋体" w:hAnsi="Times New Roman" w:cs="Times New Roman"/>
        </w:rPr>
        <w:t>宣称承担编辑责任，就以该组织机构名称作为作者名字</w:t>
      </w:r>
      <w:r>
        <w:rPr>
          <w:rFonts w:ascii="Times New Roman" w:eastAsia="宋体" w:hAnsi="Times New Roman" w:cs="Times New Roman" w:hint="eastAsia"/>
        </w:rPr>
        <w:t>；</w:t>
      </w:r>
    </w:p>
    <w:p w14:paraId="00137B74" w14:textId="77777777" w:rsidR="000D52BC" w:rsidRPr="00403325" w:rsidRDefault="000D52BC" w:rsidP="000D52BC">
      <w:pPr>
        <w:pStyle w:val="1"/>
        <w:numPr>
          <w:ilvl w:val="0"/>
          <w:numId w:val="9"/>
        </w:numPr>
        <w:ind w:firstLineChars="0"/>
        <w:rPr>
          <w:rFonts w:ascii="Times New Roman" w:eastAsia="宋体" w:hAnsi="Times New Roman" w:cs="Times New Roman"/>
        </w:rPr>
      </w:pPr>
      <w:r w:rsidRPr="00403325">
        <w:rPr>
          <w:rFonts w:ascii="Times New Roman" w:eastAsia="宋体" w:hAnsi="Times New Roman" w:cs="Times New Roman"/>
        </w:rPr>
        <w:t>如果无法找到是哪个个人作者或组织机构是作者，就只写标题</w:t>
      </w:r>
      <w:r>
        <w:rPr>
          <w:rFonts w:ascii="Times New Roman" w:eastAsia="宋体" w:hAnsi="Times New Roman" w:cs="Times New Roman" w:hint="eastAsia"/>
        </w:rPr>
        <w:t>；</w:t>
      </w:r>
    </w:p>
    <w:p w14:paraId="0673CCF0" w14:textId="546D8149" w:rsidR="000D52BC" w:rsidRPr="00403325" w:rsidRDefault="000D52BC" w:rsidP="000D52BC">
      <w:pPr>
        <w:pStyle w:val="1"/>
        <w:numPr>
          <w:ilvl w:val="0"/>
          <w:numId w:val="9"/>
        </w:numPr>
        <w:ind w:firstLineChars="0"/>
        <w:rPr>
          <w:rFonts w:ascii="Times New Roman" w:eastAsia="宋体" w:hAnsi="Times New Roman" w:cs="Times New Roman"/>
        </w:rPr>
      </w:pPr>
      <w:r w:rsidRPr="00403325">
        <w:rPr>
          <w:rFonts w:ascii="Times New Roman" w:eastAsia="宋体" w:hAnsi="Times New Roman" w:cs="Times New Roman"/>
        </w:rPr>
        <w:t>如果出版物没有作者，就把它的编辑者或翻译者作为作者，但要在其名字后加</w:t>
      </w:r>
      <w:r>
        <w:rPr>
          <w:rFonts w:ascii="Times New Roman" w:eastAsia="宋体" w:hAnsi="Times New Roman" w:cs="Times New Roman" w:hint="eastAsia"/>
        </w:rPr>
        <w:t xml:space="preserve"> </w:t>
      </w:r>
      <w:r w:rsidR="007879C2">
        <w:rPr>
          <w:rFonts w:ascii="Times New Roman" w:eastAsia="宋体" w:hAnsi="Times New Roman" w:cs="Times New Roman" w:hint="eastAsia"/>
        </w:rPr>
        <w:t>「</w:t>
      </w:r>
      <w:r>
        <w:rPr>
          <w:rFonts w:ascii="Times New Roman" w:eastAsia="宋体" w:hAnsi="Times New Roman" w:cs="Times New Roman" w:hint="eastAsia"/>
        </w:rPr>
        <w:t>(</w:t>
      </w:r>
      <w:r w:rsidRPr="00403325">
        <w:rPr>
          <w:rFonts w:ascii="Times New Roman" w:eastAsia="宋体" w:hAnsi="Times New Roman" w:cs="Times New Roman"/>
        </w:rPr>
        <w:t>eds</w:t>
      </w:r>
      <w:r>
        <w:rPr>
          <w:rFonts w:ascii="Times New Roman" w:eastAsia="宋体" w:hAnsi="Times New Roman" w:cs="Times New Roman" w:hint="eastAsia"/>
        </w:rPr>
        <w:t>)</w:t>
      </w:r>
      <w:r w:rsidR="007879C2">
        <w:rPr>
          <w:rFonts w:ascii="Times New Roman" w:eastAsia="宋体" w:hAnsi="Times New Roman" w:cs="Times New Roman" w:hint="eastAsia"/>
        </w:rPr>
        <w:t>」「</w:t>
      </w:r>
      <w:r>
        <w:rPr>
          <w:rFonts w:ascii="Times New Roman" w:eastAsia="宋体" w:hAnsi="Times New Roman" w:cs="Times New Roman" w:hint="eastAsia"/>
        </w:rPr>
        <w:t>(</w:t>
      </w:r>
      <w:r w:rsidRPr="00403325">
        <w:rPr>
          <w:rFonts w:ascii="Times New Roman" w:eastAsia="宋体" w:hAnsi="Times New Roman" w:cs="Times New Roman"/>
        </w:rPr>
        <w:t>trs</w:t>
      </w:r>
      <w:r>
        <w:rPr>
          <w:rFonts w:ascii="Times New Roman" w:eastAsia="宋体" w:hAnsi="Times New Roman" w:cs="Times New Roman" w:hint="eastAsia"/>
        </w:rPr>
        <w:t>)</w:t>
      </w:r>
      <w:r w:rsidR="007879C2">
        <w:rPr>
          <w:rFonts w:ascii="Times New Roman" w:eastAsia="宋体" w:hAnsi="Times New Roman" w:cs="Times New Roman" w:hint="eastAsia"/>
        </w:rPr>
        <w:t>」</w:t>
      </w:r>
      <w:r w:rsidRPr="00403325">
        <w:rPr>
          <w:rFonts w:ascii="Times New Roman" w:eastAsia="宋体" w:hAnsi="Times New Roman" w:cs="Times New Roman"/>
        </w:rPr>
        <w:t>或者当编辑者或翻译者不止一位时用</w:t>
      </w:r>
      <w:r>
        <w:rPr>
          <w:rFonts w:ascii="Times New Roman" w:eastAsia="宋体" w:hAnsi="Times New Roman" w:cs="Times New Roman" w:hint="eastAsia"/>
        </w:rPr>
        <w:t xml:space="preserve"> </w:t>
      </w:r>
      <w:r w:rsidR="007879C2">
        <w:rPr>
          <w:rFonts w:ascii="Times New Roman" w:eastAsia="宋体" w:hAnsi="Times New Roman" w:cs="Times New Roman" w:hint="eastAsia"/>
        </w:rPr>
        <w:t>「</w:t>
      </w:r>
      <w:r>
        <w:rPr>
          <w:rFonts w:ascii="Times New Roman" w:eastAsia="宋体" w:hAnsi="Times New Roman" w:cs="Times New Roman" w:hint="eastAsia"/>
        </w:rPr>
        <w:t>(</w:t>
      </w:r>
      <w:r w:rsidRPr="00403325">
        <w:rPr>
          <w:rFonts w:ascii="Times New Roman" w:eastAsia="宋体" w:hAnsi="Times New Roman" w:cs="Times New Roman"/>
        </w:rPr>
        <w:t>eds</w:t>
      </w:r>
      <w:r>
        <w:rPr>
          <w:rFonts w:ascii="Times New Roman" w:eastAsia="宋体" w:hAnsi="Times New Roman" w:cs="Times New Roman" w:hint="eastAsia"/>
        </w:rPr>
        <w:t>)</w:t>
      </w:r>
      <w:r w:rsidR="007879C2">
        <w:rPr>
          <w:rFonts w:ascii="Times New Roman" w:eastAsia="宋体" w:hAnsi="Times New Roman" w:cs="Times New Roman" w:hint="eastAsia"/>
        </w:rPr>
        <w:t>」「</w:t>
      </w:r>
      <w:r>
        <w:rPr>
          <w:rFonts w:ascii="Times New Roman" w:eastAsia="宋体" w:hAnsi="Times New Roman" w:cs="Times New Roman" w:hint="eastAsia"/>
        </w:rPr>
        <w:t>(</w:t>
      </w:r>
      <w:r w:rsidRPr="00403325">
        <w:rPr>
          <w:rFonts w:ascii="Times New Roman" w:eastAsia="宋体" w:hAnsi="Times New Roman" w:cs="Times New Roman"/>
        </w:rPr>
        <w:t>trs</w:t>
      </w:r>
      <w:r>
        <w:rPr>
          <w:rFonts w:ascii="Times New Roman" w:eastAsia="宋体" w:hAnsi="Times New Roman" w:cs="Times New Roman" w:hint="eastAsia"/>
        </w:rPr>
        <w:t>)</w:t>
      </w:r>
      <w:r w:rsidR="007879C2">
        <w:rPr>
          <w:rFonts w:ascii="Times New Roman" w:eastAsia="宋体" w:hAnsi="Times New Roman" w:cs="Times New Roman" w:hint="eastAsia"/>
        </w:rPr>
        <w:t>」</w:t>
      </w:r>
      <w:r w:rsidRPr="00403325">
        <w:rPr>
          <w:rFonts w:ascii="Times New Roman" w:eastAsia="宋体" w:hAnsi="Times New Roman" w:cs="Times New Roman"/>
        </w:rPr>
        <w:t>编辑者的名字的引用同作者名字的引用</w:t>
      </w:r>
      <w:r>
        <w:rPr>
          <w:rFonts w:ascii="Times New Roman" w:eastAsia="宋体" w:hAnsi="Times New Roman" w:cs="Times New Roman" w:hint="eastAsia"/>
        </w:rPr>
        <w:t>；</w:t>
      </w:r>
    </w:p>
    <w:p w14:paraId="2389C4B8" w14:textId="77777777" w:rsidR="000D52BC" w:rsidRPr="00403325" w:rsidRDefault="000D52BC" w:rsidP="000D52BC">
      <w:pPr>
        <w:pStyle w:val="1"/>
        <w:numPr>
          <w:ilvl w:val="0"/>
          <w:numId w:val="9"/>
        </w:numPr>
        <w:ind w:firstLineChars="0"/>
        <w:rPr>
          <w:rFonts w:ascii="Times New Roman" w:eastAsia="宋体" w:hAnsi="Times New Roman" w:cs="Times New Roman"/>
        </w:rPr>
      </w:pPr>
      <w:r w:rsidRPr="00403325">
        <w:rPr>
          <w:rFonts w:ascii="Times New Roman" w:eastAsia="宋体" w:hAnsi="Times New Roman" w:cs="Times New Roman"/>
        </w:rPr>
        <w:lastRenderedPageBreak/>
        <w:t>如果一本著作有作者，但同时也知道它的编辑者或翻译者，将编辑者或翻译者的信息放在出版信息括号之内的最前面。</w:t>
      </w:r>
    </w:p>
    <w:p w14:paraId="774C8A72" w14:textId="77777777" w:rsidR="000D52BC" w:rsidRPr="00403325" w:rsidRDefault="000D52BC" w:rsidP="000D52BC">
      <w:pPr>
        <w:rPr>
          <w:rFonts w:cs="Times New Roman"/>
          <w:b/>
          <w:bCs/>
          <w:color w:val="4472C4" w:themeColor="accent1"/>
          <w:szCs w:val="21"/>
        </w:rPr>
      </w:pPr>
      <w:r w:rsidRPr="00403325">
        <w:rPr>
          <w:rFonts w:cs="Times New Roman"/>
          <w:b/>
          <w:bCs/>
          <w:color w:val="4472C4" w:themeColor="accent1"/>
          <w:szCs w:val="21"/>
        </w:rPr>
        <w:t xml:space="preserve">2. </w:t>
      </w:r>
      <w:r w:rsidRPr="00403325">
        <w:rPr>
          <w:rFonts w:cs="Times New Roman"/>
          <w:b/>
          <w:bCs/>
          <w:color w:val="4472C4" w:themeColor="accent1"/>
          <w:szCs w:val="21"/>
        </w:rPr>
        <w:t>标题</w:t>
      </w:r>
    </w:p>
    <w:p w14:paraId="4E68299B" w14:textId="77777777" w:rsidR="000D52BC" w:rsidRPr="00403325" w:rsidRDefault="000D52BC" w:rsidP="000D52BC">
      <w:pPr>
        <w:pStyle w:val="1"/>
        <w:numPr>
          <w:ilvl w:val="0"/>
          <w:numId w:val="10"/>
        </w:numPr>
        <w:ind w:firstLineChars="0"/>
        <w:rPr>
          <w:rFonts w:ascii="Times New Roman" w:eastAsia="宋体" w:hAnsi="Times New Roman" w:cs="Times New Roman"/>
        </w:rPr>
      </w:pPr>
      <w:r w:rsidRPr="00403325">
        <w:rPr>
          <w:rFonts w:ascii="Times New Roman" w:eastAsia="宋体" w:hAnsi="Times New Roman" w:cs="Times New Roman"/>
        </w:rPr>
        <w:t>书籍及类似出版物（包括所有有</w:t>
      </w:r>
      <w:r w:rsidRPr="00403325">
        <w:rPr>
          <w:rFonts w:ascii="Times New Roman" w:eastAsia="宋体" w:hAnsi="Times New Roman" w:cs="Times New Roman"/>
        </w:rPr>
        <w:t>ISBN</w:t>
      </w:r>
      <w:r w:rsidRPr="00403325">
        <w:rPr>
          <w:rFonts w:ascii="Times New Roman" w:eastAsia="宋体" w:hAnsi="Times New Roman" w:cs="Times New Roman"/>
        </w:rPr>
        <w:t>编码的出版物）的标题均需斜体</w:t>
      </w:r>
      <w:r>
        <w:rPr>
          <w:rFonts w:ascii="Times New Roman" w:eastAsia="宋体" w:hAnsi="Times New Roman" w:cs="Times New Roman" w:hint="eastAsia"/>
        </w:rPr>
        <w:t>；</w:t>
      </w:r>
    </w:p>
    <w:p w14:paraId="0D10F242" w14:textId="77777777" w:rsidR="000D52BC" w:rsidRPr="00403325" w:rsidRDefault="000D52BC" w:rsidP="000D52BC">
      <w:pPr>
        <w:pStyle w:val="1"/>
        <w:numPr>
          <w:ilvl w:val="0"/>
          <w:numId w:val="10"/>
        </w:numPr>
        <w:ind w:firstLineChars="0"/>
        <w:rPr>
          <w:rFonts w:ascii="Times New Roman" w:eastAsia="宋体" w:hAnsi="Times New Roman" w:cs="Times New Roman"/>
        </w:rPr>
      </w:pPr>
      <w:r w:rsidRPr="00403325">
        <w:rPr>
          <w:rFonts w:ascii="Times New Roman" w:eastAsia="宋体" w:hAnsi="Times New Roman" w:cs="Times New Roman"/>
        </w:rPr>
        <w:t>其他出版物应该用单引号（</w:t>
      </w:r>
      <w:r w:rsidRPr="00403325">
        <w:rPr>
          <w:rFonts w:ascii="Times New Roman" w:eastAsia="宋体" w:hAnsi="Times New Roman" w:cs="Times New Roman"/>
        </w:rPr>
        <w:t>single quotation marks</w:t>
      </w:r>
      <w:r>
        <w:rPr>
          <w:rFonts w:ascii="Times New Roman" w:eastAsia="宋体" w:hAnsi="Times New Roman" w:cs="Times New Roman" w:hint="eastAsia"/>
        </w:rPr>
        <w:t>）</w:t>
      </w:r>
      <w:r w:rsidRPr="00403325">
        <w:rPr>
          <w:rFonts w:ascii="Times New Roman" w:eastAsia="宋体" w:hAnsi="Times New Roman" w:cs="Times New Roman"/>
        </w:rPr>
        <w:t>将标题包起来</w:t>
      </w:r>
      <w:r>
        <w:rPr>
          <w:rFonts w:ascii="Times New Roman" w:eastAsia="宋体" w:hAnsi="Times New Roman" w:cs="Times New Roman" w:hint="eastAsia"/>
        </w:rPr>
        <w:t>；</w:t>
      </w:r>
    </w:p>
    <w:p w14:paraId="5E2A845F" w14:textId="77777777" w:rsidR="000D52BC" w:rsidRPr="00403325" w:rsidRDefault="000D52BC" w:rsidP="000D52BC">
      <w:pPr>
        <w:pStyle w:val="1"/>
        <w:numPr>
          <w:ilvl w:val="0"/>
          <w:numId w:val="10"/>
        </w:numPr>
        <w:ind w:firstLineChars="0"/>
        <w:rPr>
          <w:rFonts w:ascii="Times New Roman" w:eastAsia="宋体" w:hAnsi="Times New Roman" w:cs="Times New Roman"/>
        </w:rPr>
      </w:pPr>
      <w:r w:rsidRPr="00403325">
        <w:rPr>
          <w:rFonts w:ascii="Times New Roman" w:eastAsia="宋体" w:hAnsi="Times New Roman" w:cs="Times New Roman"/>
        </w:rPr>
        <w:t>标题中所有单词的首字母要大写。但</w:t>
      </w:r>
      <w:r w:rsidRPr="00403325">
        <w:rPr>
          <w:rFonts w:ascii="Times New Roman" w:eastAsia="宋体" w:hAnsi="Times New Roman" w:cs="Times New Roman"/>
        </w:rPr>
        <w:t>for</w:t>
      </w:r>
      <w:r>
        <w:rPr>
          <w:rFonts w:ascii="Times New Roman" w:eastAsia="宋体" w:hAnsi="Times New Roman" w:cs="Times New Roman" w:hint="eastAsia"/>
        </w:rPr>
        <w:t>,</w:t>
      </w:r>
      <w:r>
        <w:rPr>
          <w:rFonts w:ascii="Times New Roman" w:eastAsia="宋体" w:hAnsi="Times New Roman" w:cs="Times New Roman"/>
        </w:rPr>
        <w:t xml:space="preserve"> </w:t>
      </w:r>
      <w:r w:rsidRPr="00403325">
        <w:rPr>
          <w:rFonts w:ascii="Times New Roman" w:eastAsia="宋体" w:hAnsi="Times New Roman" w:cs="Times New Roman"/>
        </w:rPr>
        <w:t>and</w:t>
      </w:r>
      <w:r>
        <w:rPr>
          <w:rFonts w:ascii="Times New Roman" w:eastAsia="宋体" w:hAnsi="Times New Roman" w:cs="Times New Roman"/>
        </w:rPr>
        <w:t xml:space="preserve">, </w:t>
      </w:r>
      <w:r w:rsidRPr="00403325">
        <w:rPr>
          <w:rFonts w:ascii="Times New Roman" w:eastAsia="宋体" w:hAnsi="Times New Roman" w:cs="Times New Roman"/>
        </w:rPr>
        <w:t>or</w:t>
      </w:r>
      <w:r>
        <w:rPr>
          <w:rFonts w:ascii="Times New Roman" w:eastAsia="宋体" w:hAnsi="Times New Roman" w:cs="Times New Roman"/>
        </w:rPr>
        <w:t xml:space="preserve">, </w:t>
      </w:r>
      <w:r w:rsidRPr="00403325">
        <w:rPr>
          <w:rFonts w:ascii="Times New Roman" w:eastAsia="宋体" w:hAnsi="Times New Roman" w:cs="Times New Roman"/>
        </w:rPr>
        <w:t>the</w:t>
      </w:r>
      <w:r w:rsidRPr="00403325">
        <w:rPr>
          <w:rFonts w:ascii="Times New Roman" w:eastAsia="宋体" w:hAnsi="Times New Roman" w:cs="Times New Roman"/>
        </w:rPr>
        <w:t>等单词不需要大写首字母，除非它们在标题或副标题的第一个。</w:t>
      </w:r>
    </w:p>
    <w:p w14:paraId="20252BC5" w14:textId="77777777" w:rsidR="000D52BC" w:rsidRPr="00403325" w:rsidRDefault="000D52BC" w:rsidP="000D52BC">
      <w:pPr>
        <w:rPr>
          <w:rFonts w:cs="Times New Roman"/>
          <w:b/>
          <w:bCs/>
          <w:color w:val="4472C4" w:themeColor="accent1"/>
          <w:szCs w:val="21"/>
        </w:rPr>
      </w:pPr>
      <w:r w:rsidRPr="00403325">
        <w:rPr>
          <w:rFonts w:cs="Times New Roman"/>
          <w:b/>
          <w:bCs/>
          <w:color w:val="4472C4" w:themeColor="accent1"/>
          <w:szCs w:val="21"/>
        </w:rPr>
        <w:t xml:space="preserve">3. </w:t>
      </w:r>
      <w:r w:rsidRPr="00403325">
        <w:rPr>
          <w:rFonts w:cs="Times New Roman"/>
          <w:b/>
          <w:bCs/>
          <w:color w:val="4472C4" w:themeColor="accent1"/>
          <w:szCs w:val="21"/>
        </w:rPr>
        <w:t>出版信息</w:t>
      </w:r>
    </w:p>
    <w:p w14:paraId="4D0CF6B0" w14:textId="77777777" w:rsidR="000D52BC" w:rsidRPr="005E1C19" w:rsidRDefault="000D52BC" w:rsidP="000D52BC">
      <w:pPr>
        <w:pStyle w:val="a6"/>
        <w:numPr>
          <w:ilvl w:val="0"/>
          <w:numId w:val="11"/>
        </w:numPr>
        <w:ind w:firstLineChars="0"/>
        <w:rPr>
          <w:rFonts w:cs="Times New Roman"/>
        </w:rPr>
      </w:pPr>
      <w:r w:rsidRPr="005E1C19">
        <w:rPr>
          <w:rFonts w:cs="Times New Roman"/>
        </w:rPr>
        <w:t>出版信息均在一个括号内</w:t>
      </w:r>
    </w:p>
    <w:p w14:paraId="05609AC7" w14:textId="77777777" w:rsidR="000D52BC" w:rsidRPr="00403325" w:rsidRDefault="000D52BC" w:rsidP="000D52BC">
      <w:pPr>
        <w:rPr>
          <w:rFonts w:cs="Times New Roman"/>
          <w:b/>
          <w:bCs/>
          <w:color w:val="4472C4" w:themeColor="accent1"/>
          <w:szCs w:val="21"/>
        </w:rPr>
      </w:pPr>
      <w:r w:rsidRPr="00403325">
        <w:rPr>
          <w:rFonts w:cs="Times New Roman"/>
          <w:b/>
          <w:bCs/>
          <w:color w:val="4472C4" w:themeColor="accent1"/>
          <w:szCs w:val="21"/>
        </w:rPr>
        <w:t xml:space="preserve">4. </w:t>
      </w:r>
      <w:r w:rsidRPr="00403325">
        <w:rPr>
          <w:rFonts w:cs="Times New Roman"/>
          <w:b/>
          <w:bCs/>
          <w:color w:val="4472C4" w:themeColor="accent1"/>
          <w:szCs w:val="21"/>
        </w:rPr>
        <w:t>编，章节，页数，段落</w:t>
      </w:r>
    </w:p>
    <w:p w14:paraId="1986B19C" w14:textId="5C5DAD4F" w:rsidR="007879C2" w:rsidRDefault="000D52BC" w:rsidP="007879C2">
      <w:pPr>
        <w:pStyle w:val="1"/>
        <w:numPr>
          <w:ilvl w:val="0"/>
          <w:numId w:val="12"/>
        </w:numPr>
        <w:ind w:firstLineChars="0"/>
        <w:rPr>
          <w:rFonts w:ascii="Times New Roman" w:eastAsia="宋体" w:hAnsi="Times New Roman" w:cs="Times New Roman"/>
        </w:rPr>
      </w:pPr>
      <w:r w:rsidRPr="00403325">
        <w:rPr>
          <w:rFonts w:ascii="Times New Roman" w:eastAsia="宋体" w:hAnsi="Times New Roman" w:cs="Times New Roman"/>
        </w:rPr>
        <w:t>在引注的末尾指明编</w:t>
      </w:r>
      <w:r w:rsidR="007879C2">
        <w:rPr>
          <w:rFonts w:ascii="Times New Roman" w:eastAsia="宋体" w:hAnsi="Times New Roman" w:cs="Times New Roman" w:hint="eastAsia"/>
        </w:rPr>
        <w:t>、</w:t>
      </w:r>
      <w:r w:rsidRPr="00403325">
        <w:rPr>
          <w:rFonts w:ascii="Times New Roman" w:eastAsia="宋体" w:hAnsi="Times New Roman" w:cs="Times New Roman"/>
        </w:rPr>
        <w:t>章节</w:t>
      </w:r>
      <w:r w:rsidR="007879C2">
        <w:rPr>
          <w:rFonts w:ascii="Times New Roman" w:eastAsia="宋体" w:hAnsi="Times New Roman" w:cs="Times New Roman" w:hint="eastAsia"/>
        </w:rPr>
        <w:t>、</w:t>
      </w:r>
      <w:r w:rsidRPr="00403325">
        <w:rPr>
          <w:rFonts w:ascii="Times New Roman" w:eastAsia="宋体" w:hAnsi="Times New Roman" w:cs="Times New Roman"/>
        </w:rPr>
        <w:t>页数</w:t>
      </w:r>
      <w:r w:rsidR="007879C2">
        <w:rPr>
          <w:rFonts w:ascii="Times New Roman" w:eastAsia="宋体" w:hAnsi="Times New Roman" w:cs="Times New Roman" w:hint="eastAsia"/>
        </w:rPr>
        <w:t>、</w:t>
      </w:r>
      <w:r w:rsidRPr="00403325">
        <w:rPr>
          <w:rFonts w:ascii="Times New Roman" w:eastAsia="宋体" w:hAnsi="Times New Roman" w:cs="Times New Roman"/>
        </w:rPr>
        <w:t>段落</w:t>
      </w:r>
      <w:r w:rsidR="007879C2">
        <w:rPr>
          <w:rFonts w:ascii="Times New Roman" w:eastAsia="宋体" w:hAnsi="Times New Roman" w:cs="Times New Roman" w:hint="eastAsia"/>
        </w:rPr>
        <w:t>（主要是书籍自身给出的程度，一般只给出页数即可）。如果存在上下卷，或者书籍内部注明了段落数，则需要给出段落数，此时可不给出页数；</w:t>
      </w:r>
    </w:p>
    <w:p w14:paraId="58953299" w14:textId="7604CDAC" w:rsidR="000D52BC" w:rsidRPr="00403325" w:rsidRDefault="007879C2" w:rsidP="000D52BC">
      <w:pPr>
        <w:pStyle w:val="1"/>
        <w:numPr>
          <w:ilvl w:val="0"/>
          <w:numId w:val="12"/>
        </w:numPr>
        <w:ind w:firstLineChars="0"/>
        <w:rPr>
          <w:rFonts w:ascii="Times New Roman" w:eastAsia="宋体" w:hAnsi="Times New Roman" w:cs="Times New Roman"/>
        </w:rPr>
      </w:pPr>
      <w:r>
        <w:rPr>
          <w:rFonts w:ascii="Times New Roman" w:eastAsia="宋体" w:hAnsi="Times New Roman" w:cs="Times New Roman" w:hint="eastAsia"/>
        </w:rPr>
        <w:t>OSCOLA</w:t>
      </w:r>
      <w:r w:rsidR="000D52BC">
        <w:rPr>
          <w:rFonts w:ascii="Times New Roman" w:eastAsia="宋体" w:hAnsi="Times New Roman" w:cs="Times New Roman" w:hint="eastAsia"/>
        </w:rPr>
        <w:t>下不用</w:t>
      </w:r>
      <w:r w:rsidR="000D52BC">
        <w:rPr>
          <w:rFonts w:ascii="Times New Roman" w:eastAsia="宋体" w:hAnsi="Times New Roman" w:cs="Times New Roman" w:hint="eastAsia"/>
        </w:rPr>
        <w:t>p/pp</w:t>
      </w:r>
      <w:r w:rsidR="000D52BC">
        <w:rPr>
          <w:rFonts w:ascii="Times New Roman" w:eastAsia="宋体" w:hAnsi="Times New Roman" w:cs="Times New Roman" w:hint="eastAsia"/>
        </w:rPr>
        <w:t>来表示页数，直接写数字就好。即</w:t>
      </w:r>
      <w:r w:rsidR="000D52BC">
        <w:rPr>
          <w:rFonts w:ascii="Times New Roman" w:eastAsia="宋体" w:hAnsi="Times New Roman" w:cs="Times New Roman" w:hint="eastAsia"/>
        </w:rPr>
        <w:t xml:space="preserve"> </w:t>
      </w:r>
      <w:r w:rsidR="000D52BC">
        <w:rPr>
          <w:rFonts w:ascii="Times New Roman" w:eastAsia="宋体" w:hAnsi="Times New Roman" w:cs="Times New Roman"/>
        </w:rPr>
        <w:t xml:space="preserve">7 </w:t>
      </w:r>
      <w:r w:rsidR="000D52BC">
        <w:rPr>
          <w:rFonts w:ascii="Times New Roman" w:eastAsia="宋体" w:hAnsi="Times New Roman" w:cs="Times New Roman" w:hint="eastAsia"/>
        </w:rPr>
        <w:t>而不是</w:t>
      </w:r>
      <w:r w:rsidR="000D52BC">
        <w:rPr>
          <w:rFonts w:ascii="Times New Roman" w:eastAsia="宋体" w:hAnsi="Times New Roman" w:cs="Times New Roman" w:hint="eastAsia"/>
        </w:rPr>
        <w:t xml:space="preserve"> p</w:t>
      </w:r>
      <w:r w:rsidR="000D52BC">
        <w:rPr>
          <w:rFonts w:ascii="Times New Roman" w:eastAsia="宋体" w:hAnsi="Times New Roman" w:cs="Times New Roman"/>
        </w:rPr>
        <w:t xml:space="preserve"> 7</w:t>
      </w:r>
      <w:r w:rsidR="000D52BC">
        <w:rPr>
          <w:rFonts w:ascii="Times New Roman" w:eastAsia="宋体" w:hAnsi="Times New Roman" w:cs="Times New Roman" w:hint="eastAsia"/>
        </w:rPr>
        <w:t>；</w:t>
      </w:r>
    </w:p>
    <w:p w14:paraId="6EC2EFEC" w14:textId="77777777" w:rsidR="000D52BC" w:rsidRDefault="000D52BC" w:rsidP="000D52BC">
      <w:pPr>
        <w:pStyle w:val="1"/>
        <w:numPr>
          <w:ilvl w:val="0"/>
          <w:numId w:val="12"/>
        </w:numPr>
        <w:ind w:firstLineChars="0"/>
        <w:rPr>
          <w:rFonts w:ascii="Times New Roman" w:eastAsia="宋体" w:hAnsi="Times New Roman" w:cs="Times New Roman"/>
        </w:rPr>
      </w:pPr>
      <w:r w:rsidRPr="00403325">
        <w:rPr>
          <w:rFonts w:ascii="Times New Roman" w:eastAsia="宋体" w:hAnsi="Times New Roman" w:cs="Times New Roman"/>
        </w:rPr>
        <w:t>如果</w:t>
      </w:r>
      <w:r w:rsidRPr="00403325">
        <w:rPr>
          <w:rFonts w:ascii="Times New Roman" w:eastAsia="宋体" w:hAnsi="Times New Roman" w:cs="Times New Roman"/>
        </w:rPr>
        <w:t>part</w:t>
      </w:r>
      <w:r w:rsidRPr="00403325">
        <w:rPr>
          <w:rFonts w:ascii="Times New Roman" w:eastAsia="宋体" w:hAnsi="Times New Roman" w:cs="Times New Roman"/>
        </w:rPr>
        <w:t>，</w:t>
      </w:r>
      <w:r w:rsidRPr="00403325">
        <w:rPr>
          <w:rFonts w:ascii="Times New Roman" w:eastAsia="宋体" w:hAnsi="Times New Roman" w:cs="Times New Roman"/>
        </w:rPr>
        <w:t>chapter</w:t>
      </w:r>
      <w:r w:rsidRPr="00403325">
        <w:rPr>
          <w:rFonts w:ascii="Times New Roman" w:eastAsia="宋体" w:hAnsi="Times New Roman" w:cs="Times New Roman"/>
        </w:rPr>
        <w:t>和</w:t>
      </w:r>
      <w:r w:rsidRPr="00403325">
        <w:rPr>
          <w:rFonts w:ascii="Times New Roman" w:eastAsia="宋体" w:hAnsi="Times New Roman" w:cs="Times New Roman"/>
        </w:rPr>
        <w:t>page</w:t>
      </w:r>
      <w:r w:rsidRPr="00403325">
        <w:rPr>
          <w:rFonts w:ascii="Times New Roman" w:eastAsia="宋体" w:hAnsi="Times New Roman" w:cs="Times New Roman"/>
        </w:rPr>
        <w:t>一起引用，在</w:t>
      </w:r>
      <w:r w:rsidRPr="00403325">
        <w:rPr>
          <w:rFonts w:ascii="Times New Roman" w:eastAsia="宋体" w:hAnsi="Times New Roman" w:cs="Times New Roman"/>
        </w:rPr>
        <w:t>page</w:t>
      </w:r>
      <w:r w:rsidRPr="00403325">
        <w:rPr>
          <w:rFonts w:ascii="Times New Roman" w:eastAsia="宋体" w:hAnsi="Times New Roman" w:cs="Times New Roman"/>
        </w:rPr>
        <w:t>前加上逗号</w:t>
      </w:r>
      <w:r>
        <w:rPr>
          <w:rFonts w:ascii="Times New Roman" w:eastAsia="宋体" w:hAnsi="Times New Roman" w:cs="Times New Roman" w:hint="eastAsia"/>
        </w:rPr>
        <w:t>；</w:t>
      </w:r>
    </w:p>
    <w:p w14:paraId="477B107E" w14:textId="5BA18154" w:rsidR="000D52BC" w:rsidRDefault="007879C2" w:rsidP="000D52BC">
      <w:pPr>
        <w:pStyle w:val="1"/>
        <w:ind w:left="420" w:firstLineChars="0" w:firstLine="0"/>
        <w:rPr>
          <w:rFonts w:ascii="Times New Roman" w:eastAsia="宋体" w:hAnsi="Times New Roman" w:cs="Times New Roman"/>
        </w:rPr>
      </w:pPr>
      <w:r>
        <w:rPr>
          <w:rFonts w:ascii="Times New Roman" w:eastAsia="宋体" w:hAnsi="Times New Roman" w:cs="Times New Roman" w:hint="eastAsia"/>
        </w:rPr>
        <w:t>即</w:t>
      </w:r>
      <w:r>
        <w:rPr>
          <w:rFonts w:ascii="Times New Roman" w:eastAsia="宋体" w:hAnsi="Times New Roman" w:cs="Times New Roman" w:hint="eastAsia"/>
        </w:rPr>
        <w:t>vol</w:t>
      </w:r>
      <w:r>
        <w:rPr>
          <w:rFonts w:ascii="Times New Roman" w:eastAsia="宋体" w:hAnsi="Times New Roman" w:cs="Times New Roman"/>
        </w:rPr>
        <w:t>/</w:t>
      </w:r>
      <w:r w:rsidR="000D52BC">
        <w:rPr>
          <w:rFonts w:ascii="Times New Roman" w:eastAsia="宋体" w:hAnsi="Times New Roman" w:cs="Times New Roman" w:hint="eastAsia"/>
        </w:rPr>
        <w:t>pt/ch/para</w:t>
      </w:r>
      <w:r w:rsidR="000D52BC">
        <w:rPr>
          <w:rFonts w:ascii="Times New Roman" w:eastAsia="宋体" w:hAnsi="Times New Roman" w:cs="Times New Roman"/>
        </w:rPr>
        <w:t xml:space="preserve"> </w:t>
      </w:r>
      <w:r w:rsidR="000D52BC">
        <w:rPr>
          <w:rFonts w:ascii="Times New Roman" w:eastAsia="宋体" w:hAnsi="Times New Roman" w:cs="Times New Roman" w:hint="eastAsia"/>
        </w:rPr>
        <w:t>[</w:t>
      </w:r>
      <w:r w:rsidR="000D52BC">
        <w:rPr>
          <w:rFonts w:ascii="Times New Roman" w:eastAsia="宋体" w:hAnsi="Times New Roman" w:cs="Times New Roman"/>
        </w:rPr>
        <w:t>number], [</w:t>
      </w:r>
      <w:r w:rsidR="000D52BC">
        <w:rPr>
          <w:rFonts w:ascii="Times New Roman" w:eastAsia="宋体" w:hAnsi="Times New Roman" w:cs="Times New Roman" w:hint="eastAsia"/>
        </w:rPr>
        <w:t>page</w:t>
      </w:r>
      <w:r w:rsidR="000D52BC">
        <w:rPr>
          <w:rFonts w:ascii="Times New Roman" w:eastAsia="宋体" w:hAnsi="Times New Roman" w:cs="Times New Roman"/>
        </w:rPr>
        <w:t xml:space="preserve"> </w:t>
      </w:r>
      <w:r w:rsidR="000D52BC">
        <w:rPr>
          <w:rFonts w:ascii="Times New Roman" w:eastAsia="宋体" w:hAnsi="Times New Roman" w:cs="Times New Roman" w:hint="eastAsia"/>
        </w:rPr>
        <w:t>number</w:t>
      </w:r>
      <w:r w:rsidR="000D52BC">
        <w:rPr>
          <w:rFonts w:ascii="Times New Roman" w:eastAsia="宋体" w:hAnsi="Times New Roman" w:cs="Times New Roman"/>
        </w:rPr>
        <w:t>]</w:t>
      </w:r>
    </w:p>
    <w:p w14:paraId="0A789390" w14:textId="2BDE260A" w:rsidR="007879C2" w:rsidRDefault="007879C2" w:rsidP="000D52BC">
      <w:pPr>
        <w:pStyle w:val="1"/>
        <w:ind w:left="420" w:firstLineChars="0" w:firstLine="0"/>
        <w:rPr>
          <w:rFonts w:ascii="Times New Roman" w:eastAsia="宋体" w:hAnsi="Times New Roman" w:cs="Times New Roman"/>
        </w:rPr>
      </w:pPr>
      <w:r>
        <w:rPr>
          <w:rFonts w:ascii="Times New Roman" w:eastAsia="宋体" w:hAnsi="Times New Roman" w:cs="Times New Roman" w:hint="eastAsia"/>
        </w:rPr>
        <w:t>e</w:t>
      </w:r>
      <w:r>
        <w:rPr>
          <w:rFonts w:ascii="Times New Roman" w:eastAsia="宋体" w:hAnsi="Times New Roman" w:cs="Times New Roman"/>
        </w:rPr>
        <w:t>.g., vol 2, 72-3.</w:t>
      </w:r>
      <w:r>
        <w:rPr>
          <w:rFonts w:ascii="Times New Roman" w:eastAsia="宋体" w:hAnsi="Times New Roman" w:cs="Times New Roman" w:hint="eastAsia"/>
        </w:rPr>
        <w:t>（表示第二卷第</w:t>
      </w:r>
      <w:r>
        <w:rPr>
          <w:rFonts w:ascii="Times New Roman" w:eastAsia="宋体" w:hAnsi="Times New Roman" w:cs="Times New Roman" w:hint="eastAsia"/>
        </w:rPr>
        <w:t>7</w:t>
      </w:r>
      <w:r>
        <w:rPr>
          <w:rFonts w:ascii="Times New Roman" w:eastAsia="宋体" w:hAnsi="Times New Roman" w:cs="Times New Roman"/>
        </w:rPr>
        <w:t>2</w:t>
      </w:r>
      <w:r>
        <w:rPr>
          <w:rFonts w:ascii="Times New Roman" w:eastAsia="宋体" w:hAnsi="Times New Roman" w:cs="Times New Roman" w:hint="eastAsia"/>
        </w:rPr>
        <w:t>到</w:t>
      </w:r>
      <w:r>
        <w:rPr>
          <w:rFonts w:ascii="Times New Roman" w:eastAsia="宋体" w:hAnsi="Times New Roman" w:cs="Times New Roman" w:hint="eastAsia"/>
        </w:rPr>
        <w:t>7</w:t>
      </w:r>
      <w:r>
        <w:rPr>
          <w:rFonts w:ascii="Times New Roman" w:eastAsia="宋体" w:hAnsi="Times New Roman" w:cs="Times New Roman"/>
        </w:rPr>
        <w:t>3</w:t>
      </w:r>
      <w:r>
        <w:rPr>
          <w:rFonts w:ascii="Times New Roman" w:eastAsia="宋体" w:hAnsi="Times New Roman" w:cs="Times New Roman" w:hint="eastAsia"/>
        </w:rPr>
        <w:t>页）</w:t>
      </w:r>
    </w:p>
    <w:p w14:paraId="6305B0AF" w14:textId="77777777" w:rsidR="007879C2" w:rsidRPr="00403325" w:rsidRDefault="007879C2" w:rsidP="000D52BC">
      <w:pPr>
        <w:pStyle w:val="1"/>
        <w:ind w:left="420" w:firstLineChars="0" w:firstLine="0"/>
        <w:rPr>
          <w:rFonts w:ascii="Times New Roman" w:eastAsia="宋体" w:hAnsi="Times New Roman" w:cs="Times New Roman"/>
        </w:rPr>
      </w:pPr>
    </w:p>
    <w:p w14:paraId="16ABCE66" w14:textId="62B694F5" w:rsidR="000D52BC" w:rsidRDefault="000D52BC" w:rsidP="000D52BC">
      <w:pPr>
        <w:rPr>
          <w:rFonts w:cs="Times New Roman"/>
          <w:b/>
          <w:bCs/>
          <w:color w:val="4472C4" w:themeColor="accent1"/>
          <w:szCs w:val="21"/>
        </w:rPr>
      </w:pPr>
      <w:r w:rsidRPr="00403325">
        <w:rPr>
          <w:rFonts w:cs="Times New Roman"/>
          <w:b/>
          <w:bCs/>
          <w:color w:val="4472C4" w:themeColor="accent1"/>
          <w:szCs w:val="21"/>
        </w:rPr>
        <w:t>5.</w:t>
      </w:r>
      <w:r>
        <w:rPr>
          <w:rFonts w:cs="Times New Roman"/>
          <w:b/>
          <w:bCs/>
          <w:color w:val="4472C4" w:themeColor="accent1"/>
          <w:szCs w:val="21"/>
        </w:rPr>
        <w:t xml:space="preserve"> </w:t>
      </w:r>
      <w:r w:rsidRPr="00403325">
        <w:rPr>
          <w:rFonts w:cs="Times New Roman"/>
          <w:b/>
          <w:bCs/>
          <w:color w:val="4472C4" w:themeColor="accent1"/>
          <w:szCs w:val="21"/>
        </w:rPr>
        <w:t>电子资源（</w:t>
      </w:r>
      <w:r w:rsidRPr="00403325">
        <w:rPr>
          <w:rFonts w:cs="Times New Roman"/>
          <w:b/>
          <w:bCs/>
          <w:color w:val="4472C4" w:themeColor="accent1"/>
          <w:szCs w:val="21"/>
        </w:rPr>
        <w:t>Electronic sources)</w:t>
      </w:r>
    </w:p>
    <w:p w14:paraId="117D7391" w14:textId="4F96E413" w:rsidR="007879C2" w:rsidRDefault="007879C2" w:rsidP="000D52BC">
      <w:pPr>
        <w:rPr>
          <w:rFonts w:cs="Times New Roman"/>
          <w:b/>
          <w:color w:val="538135" w:themeColor="accent6" w:themeShade="BF"/>
        </w:rPr>
      </w:pPr>
      <w:r w:rsidRPr="00403325">
        <w:rPr>
          <w:rFonts w:cs="Times New Roman"/>
          <w:b/>
          <w:color w:val="538135" w:themeColor="accent6" w:themeShade="BF"/>
        </w:rPr>
        <w:t xml:space="preserve">author, </w:t>
      </w:r>
      <w:r>
        <w:rPr>
          <w:rFonts w:cs="Times New Roman"/>
          <w:b/>
          <w:color w:val="538135" w:themeColor="accent6" w:themeShade="BF"/>
        </w:rPr>
        <w:t xml:space="preserve">| </w:t>
      </w:r>
      <w:r w:rsidRPr="00403325">
        <w:rPr>
          <w:rFonts w:cs="Times New Roman"/>
          <w:b/>
          <w:color w:val="538135" w:themeColor="accent6" w:themeShade="BF"/>
        </w:rPr>
        <w:t>‘title’</w:t>
      </w:r>
      <w:r>
        <w:rPr>
          <w:rFonts w:cs="Times New Roman"/>
          <w:b/>
          <w:color w:val="538135" w:themeColor="accent6" w:themeShade="BF"/>
        </w:rPr>
        <w:t xml:space="preserve"> |</w:t>
      </w:r>
      <w:r w:rsidR="00EC09A7">
        <w:rPr>
          <w:rFonts w:cs="Times New Roman"/>
          <w:b/>
          <w:color w:val="538135" w:themeColor="accent6" w:themeShade="BF"/>
        </w:rPr>
        <w:t xml:space="preserve"> [</w:t>
      </w:r>
      <w:r w:rsidR="00EC09A7">
        <w:rPr>
          <w:rFonts w:cs="Times New Roman" w:hint="eastAsia"/>
          <w:b/>
          <w:color w:val="538135" w:themeColor="accent6" w:themeShade="BF"/>
        </w:rPr>
        <w:t>o</w:t>
      </w:r>
      <w:r w:rsidR="00EC09A7">
        <w:rPr>
          <w:rFonts w:cs="Times New Roman"/>
          <w:b/>
          <w:color w:val="538135" w:themeColor="accent6" w:themeShade="BF"/>
        </w:rPr>
        <w:t>rganization]</w:t>
      </w:r>
      <w:r>
        <w:rPr>
          <w:rFonts w:cs="Times New Roman"/>
          <w:b/>
          <w:color w:val="538135" w:themeColor="accent6" w:themeShade="BF"/>
        </w:rPr>
        <w:t xml:space="preserve"> </w:t>
      </w:r>
      <w:bookmarkStart w:id="234" w:name="OLE_LINK47"/>
      <w:r w:rsidRPr="00403325">
        <w:rPr>
          <w:rFonts w:cs="Times New Roman"/>
          <w:b/>
          <w:color w:val="538135" w:themeColor="accent6" w:themeShade="BF"/>
        </w:rPr>
        <w:t xml:space="preserve">&lt;web address&gt; </w:t>
      </w:r>
      <w:r>
        <w:rPr>
          <w:rFonts w:cs="Times New Roman"/>
          <w:b/>
          <w:color w:val="538135" w:themeColor="accent6" w:themeShade="BF"/>
        </w:rPr>
        <w:t>|</w:t>
      </w:r>
      <w:r w:rsidRPr="00403325">
        <w:rPr>
          <w:rFonts w:cs="Times New Roman"/>
          <w:b/>
          <w:color w:val="538135" w:themeColor="accent6" w:themeShade="BF"/>
        </w:rPr>
        <w:t xml:space="preserve"> date accessed</w:t>
      </w:r>
      <w:bookmarkEnd w:id="234"/>
    </w:p>
    <w:p w14:paraId="6AB8926E" w14:textId="0E3AE147" w:rsidR="00EC09A7" w:rsidRPr="00EC09A7" w:rsidRDefault="00EC09A7" w:rsidP="000D52BC">
      <w:pPr>
        <w:rPr>
          <w:rFonts w:cs="Times New Roman"/>
          <w:b/>
          <w:color w:val="538135" w:themeColor="accent6" w:themeShade="BF"/>
        </w:rPr>
      </w:pPr>
      <w:r>
        <w:rPr>
          <w:rFonts w:cs="Times New Roman" w:hint="eastAsia"/>
          <w:b/>
          <w:color w:val="538135" w:themeColor="accent6" w:themeShade="BF"/>
        </w:rPr>
        <w:t>o</w:t>
      </w:r>
      <w:r>
        <w:rPr>
          <w:rFonts w:cs="Times New Roman"/>
          <w:b/>
          <w:color w:val="538135" w:themeColor="accent6" w:themeShade="BF"/>
        </w:rPr>
        <w:t>rganization</w:t>
      </w:r>
      <w:r>
        <w:rPr>
          <w:rFonts w:cs="Times New Roman" w:hint="eastAsia"/>
          <w:b/>
          <w:color w:val="538135" w:themeColor="accent6" w:themeShade="BF"/>
        </w:rPr>
        <w:t>,</w:t>
      </w:r>
      <w:r>
        <w:rPr>
          <w:rFonts w:cs="Times New Roman"/>
          <w:b/>
          <w:color w:val="538135" w:themeColor="accent6" w:themeShade="BF"/>
        </w:rPr>
        <w:t xml:space="preserve"> | </w:t>
      </w:r>
      <w:r w:rsidRPr="00403325">
        <w:rPr>
          <w:rFonts w:cs="Times New Roman"/>
          <w:b/>
          <w:color w:val="538135" w:themeColor="accent6" w:themeShade="BF"/>
        </w:rPr>
        <w:t>‘title’</w:t>
      </w:r>
      <w:r>
        <w:rPr>
          <w:rFonts w:cs="Times New Roman"/>
          <w:b/>
          <w:color w:val="538135" w:themeColor="accent6" w:themeShade="BF"/>
        </w:rPr>
        <w:t xml:space="preserve"> | </w:t>
      </w:r>
      <w:r w:rsidRPr="00403325">
        <w:rPr>
          <w:rFonts w:cs="Times New Roman"/>
          <w:b/>
          <w:color w:val="538135" w:themeColor="accent6" w:themeShade="BF"/>
        </w:rPr>
        <w:t xml:space="preserve">&lt;web address&gt; </w:t>
      </w:r>
      <w:r>
        <w:rPr>
          <w:rFonts w:cs="Times New Roman"/>
          <w:b/>
          <w:color w:val="538135" w:themeColor="accent6" w:themeShade="BF"/>
        </w:rPr>
        <w:t>|</w:t>
      </w:r>
      <w:r w:rsidRPr="00403325">
        <w:rPr>
          <w:rFonts w:cs="Times New Roman"/>
          <w:b/>
          <w:color w:val="538135" w:themeColor="accent6" w:themeShade="BF"/>
        </w:rPr>
        <w:t xml:space="preserve"> date accessed</w:t>
      </w:r>
    </w:p>
    <w:p w14:paraId="5819DC45" w14:textId="5DEB548C" w:rsidR="000D52BC" w:rsidRPr="00403325" w:rsidRDefault="000D52BC" w:rsidP="000D52BC">
      <w:pPr>
        <w:pStyle w:val="1"/>
        <w:numPr>
          <w:ilvl w:val="0"/>
          <w:numId w:val="13"/>
        </w:numPr>
        <w:ind w:firstLineChars="0"/>
        <w:rPr>
          <w:rFonts w:ascii="Times New Roman" w:eastAsia="宋体" w:hAnsi="Times New Roman" w:cs="Times New Roman"/>
        </w:rPr>
      </w:pPr>
      <w:r w:rsidRPr="00403325">
        <w:rPr>
          <w:rFonts w:ascii="Times New Roman" w:eastAsia="宋体" w:hAnsi="Times New Roman" w:cs="Times New Roman"/>
        </w:rPr>
        <w:t>如果引用的电子资源同样可以找到纸质版，请直接按照纸质版引用，不需要使用电子资源引用格式</w:t>
      </w:r>
      <w:r w:rsidR="007879C2">
        <w:rPr>
          <w:rFonts w:ascii="Times New Roman" w:eastAsia="宋体" w:hAnsi="Times New Roman" w:cs="Times New Roman" w:hint="eastAsia"/>
        </w:rPr>
        <w:t>；</w:t>
      </w:r>
    </w:p>
    <w:p w14:paraId="73242C43" w14:textId="69282635" w:rsidR="000D52BC" w:rsidRPr="00403325" w:rsidRDefault="000D52BC" w:rsidP="000D52BC">
      <w:pPr>
        <w:pStyle w:val="1"/>
        <w:numPr>
          <w:ilvl w:val="0"/>
          <w:numId w:val="13"/>
        </w:numPr>
        <w:ind w:firstLineChars="0"/>
        <w:rPr>
          <w:rFonts w:ascii="Times New Roman" w:eastAsia="宋体" w:hAnsi="Times New Roman" w:cs="Times New Roman"/>
        </w:rPr>
      </w:pPr>
      <w:r w:rsidRPr="00403325">
        <w:rPr>
          <w:rFonts w:ascii="Times New Roman" w:eastAsia="宋体" w:hAnsi="Times New Roman" w:cs="Times New Roman"/>
        </w:rPr>
        <w:t>对于只能在线阅读的材料，在引用后，加上网址（用</w:t>
      </w:r>
      <w:r w:rsidRPr="00403325">
        <w:rPr>
          <w:rFonts w:ascii="Times New Roman" w:eastAsia="宋体" w:hAnsi="Times New Roman" w:cs="Times New Roman"/>
        </w:rPr>
        <w:t>“&lt; &gt;”</w:t>
      </w:r>
      <w:r w:rsidRPr="00403325">
        <w:rPr>
          <w:rFonts w:ascii="Times New Roman" w:eastAsia="宋体" w:hAnsi="Times New Roman" w:cs="Times New Roman"/>
        </w:rPr>
        <w:t>把网址括起来），并且跟上最后一次访问时间，如</w:t>
      </w:r>
      <w:r w:rsidR="00EC09A7">
        <w:rPr>
          <w:rFonts w:ascii="Times New Roman" w:eastAsia="宋体" w:hAnsi="Times New Roman" w:cs="Times New Roman" w:hint="eastAsia"/>
        </w:rPr>
        <w:t>「</w:t>
      </w:r>
      <w:r w:rsidRPr="00403325">
        <w:rPr>
          <w:rFonts w:ascii="Times New Roman" w:eastAsia="宋体" w:hAnsi="Times New Roman" w:cs="Times New Roman"/>
        </w:rPr>
        <w:t xml:space="preserve">accessed </w:t>
      </w:r>
      <w:r w:rsidR="00EC09A7">
        <w:rPr>
          <w:rFonts w:ascii="Times New Roman" w:eastAsia="宋体" w:hAnsi="Times New Roman" w:cs="Times New Roman"/>
        </w:rPr>
        <w:t>4</w:t>
      </w:r>
      <w:r w:rsidRPr="00403325">
        <w:rPr>
          <w:rFonts w:ascii="Times New Roman" w:eastAsia="宋体" w:hAnsi="Times New Roman" w:cs="Times New Roman"/>
        </w:rPr>
        <w:t xml:space="preserve"> January 20</w:t>
      </w:r>
      <w:r w:rsidR="00EC09A7">
        <w:rPr>
          <w:rFonts w:ascii="Times New Roman" w:eastAsia="宋体" w:hAnsi="Times New Roman" w:cs="Times New Roman"/>
        </w:rPr>
        <w:t>23</w:t>
      </w:r>
      <w:r w:rsidR="00EC09A7">
        <w:rPr>
          <w:rFonts w:ascii="Times New Roman" w:eastAsia="宋体" w:hAnsi="Times New Roman" w:cs="Times New Roman" w:hint="eastAsia"/>
        </w:rPr>
        <w:t>」</w:t>
      </w:r>
      <w:r w:rsidR="007879C2">
        <w:rPr>
          <w:rFonts w:ascii="Times New Roman" w:eastAsia="宋体" w:hAnsi="Times New Roman" w:cs="Times New Roman" w:hint="eastAsia"/>
        </w:rPr>
        <w:t>；</w:t>
      </w:r>
    </w:p>
    <w:p w14:paraId="4DC30771" w14:textId="72347D44" w:rsidR="000D52BC" w:rsidRPr="00403325" w:rsidRDefault="000D52BC" w:rsidP="000D52BC">
      <w:pPr>
        <w:pStyle w:val="1"/>
        <w:numPr>
          <w:ilvl w:val="0"/>
          <w:numId w:val="13"/>
        </w:numPr>
        <w:ind w:firstLineChars="0"/>
        <w:rPr>
          <w:rFonts w:ascii="Times New Roman" w:eastAsia="宋体" w:hAnsi="Times New Roman" w:cs="Times New Roman"/>
        </w:rPr>
      </w:pPr>
      <w:r w:rsidRPr="00403325">
        <w:rPr>
          <w:rFonts w:ascii="Times New Roman" w:eastAsia="宋体" w:hAnsi="Times New Roman" w:cs="Times New Roman"/>
        </w:rPr>
        <w:t>一般网址应以</w:t>
      </w:r>
      <w:r>
        <w:rPr>
          <w:rFonts w:ascii="Times New Roman" w:eastAsia="宋体" w:hAnsi="Times New Roman" w:cs="Times New Roman" w:hint="eastAsia"/>
        </w:rPr>
        <w:t>「</w:t>
      </w:r>
      <w:r w:rsidRPr="00403325">
        <w:rPr>
          <w:rFonts w:ascii="Times New Roman" w:eastAsia="宋体" w:hAnsi="Times New Roman" w:cs="Times New Roman"/>
        </w:rPr>
        <w:t>www.</w:t>
      </w:r>
      <w:r>
        <w:rPr>
          <w:rFonts w:ascii="Times New Roman" w:eastAsia="宋体" w:hAnsi="Times New Roman" w:cs="Times New Roman" w:hint="eastAsia"/>
        </w:rPr>
        <w:t>」</w:t>
      </w:r>
      <w:r w:rsidRPr="00403325">
        <w:rPr>
          <w:rFonts w:ascii="Times New Roman" w:eastAsia="宋体" w:hAnsi="Times New Roman" w:cs="Times New Roman"/>
        </w:rPr>
        <w:t>开头，只有在没有这种开头的情况下，才可以用</w:t>
      </w:r>
      <w:r>
        <w:rPr>
          <w:rFonts w:ascii="Times New Roman" w:eastAsia="宋体" w:hAnsi="Times New Roman" w:cs="Times New Roman" w:hint="eastAsia"/>
        </w:rPr>
        <w:t>「</w:t>
      </w:r>
      <w:r w:rsidRPr="00403325">
        <w:rPr>
          <w:rFonts w:ascii="Times New Roman" w:eastAsia="宋体" w:hAnsi="Times New Roman" w:cs="Times New Roman"/>
        </w:rPr>
        <w:t>http://</w:t>
      </w:r>
      <w:r>
        <w:rPr>
          <w:rFonts w:ascii="Times New Roman" w:eastAsia="宋体" w:hAnsi="Times New Roman" w:cs="Times New Roman" w:hint="eastAsia"/>
        </w:rPr>
        <w:t>」</w:t>
      </w:r>
      <w:r w:rsidRPr="00403325">
        <w:rPr>
          <w:rFonts w:ascii="Times New Roman" w:eastAsia="宋体" w:hAnsi="Times New Roman" w:cs="Times New Roman"/>
        </w:rPr>
        <w:t>开头</w:t>
      </w:r>
      <w:r>
        <w:rPr>
          <w:rFonts w:ascii="Times New Roman" w:eastAsia="宋体" w:hAnsi="Times New Roman" w:cs="Times New Roman" w:hint="eastAsia"/>
        </w:rPr>
        <w:t>。</w:t>
      </w:r>
    </w:p>
    <w:p w14:paraId="4E0152B1" w14:textId="77777777" w:rsidR="000D52BC" w:rsidRPr="00403325" w:rsidRDefault="000D52BC" w:rsidP="000D52BC">
      <w:pPr>
        <w:rPr>
          <w:rFonts w:cs="Times New Roman"/>
        </w:rPr>
      </w:pPr>
    </w:p>
    <w:p w14:paraId="23CE2592" w14:textId="77777777" w:rsidR="000D52BC" w:rsidRPr="00403325" w:rsidRDefault="000D52BC" w:rsidP="000D52BC">
      <w:pPr>
        <w:rPr>
          <w:rFonts w:cs="Times New Roman"/>
          <w:b/>
          <w:bCs/>
          <w:color w:val="C00000"/>
        </w:rPr>
      </w:pPr>
      <w:r w:rsidRPr="00403325">
        <w:rPr>
          <w:rFonts w:cs="Times New Roman"/>
          <w:b/>
          <w:bCs/>
          <w:color w:val="C00000"/>
        </w:rPr>
        <w:t>V.</w:t>
      </w:r>
      <w:r>
        <w:rPr>
          <w:rFonts w:cs="Times New Roman"/>
          <w:b/>
          <w:bCs/>
          <w:color w:val="C00000"/>
        </w:rPr>
        <w:t xml:space="preserve"> </w:t>
      </w:r>
      <w:r w:rsidRPr="00403325">
        <w:rPr>
          <w:rFonts w:cs="Times New Roman"/>
          <w:b/>
          <w:bCs/>
          <w:color w:val="C00000"/>
        </w:rPr>
        <w:t>论文</w:t>
      </w:r>
    </w:p>
    <w:p w14:paraId="368420A4" w14:textId="77777777" w:rsidR="000D52BC" w:rsidRPr="00403325" w:rsidRDefault="000D52BC" w:rsidP="000D52BC">
      <w:pPr>
        <w:rPr>
          <w:rFonts w:cs="Times New Roman"/>
          <w:b/>
          <w:bCs/>
          <w:color w:val="4472C4" w:themeColor="accent1"/>
          <w:szCs w:val="21"/>
        </w:rPr>
      </w:pPr>
      <w:r w:rsidRPr="00403325">
        <w:rPr>
          <w:rFonts w:cs="Times New Roman"/>
          <w:b/>
          <w:bCs/>
          <w:color w:val="4472C4" w:themeColor="accent1"/>
          <w:szCs w:val="21"/>
        </w:rPr>
        <w:t xml:space="preserve">1. </w:t>
      </w:r>
      <w:r w:rsidRPr="00403325">
        <w:rPr>
          <w:rFonts w:cs="Times New Roman"/>
          <w:b/>
          <w:bCs/>
          <w:color w:val="4472C4" w:themeColor="accent1"/>
          <w:szCs w:val="21"/>
        </w:rPr>
        <w:t>纸质版论文</w:t>
      </w:r>
    </w:p>
    <w:p w14:paraId="05E4FBD0" w14:textId="77777777" w:rsidR="000D52BC" w:rsidRPr="00403325" w:rsidRDefault="000D52BC" w:rsidP="000D52BC">
      <w:pPr>
        <w:rPr>
          <w:rFonts w:cs="Times New Roman"/>
          <w:b/>
          <w:color w:val="538135" w:themeColor="accent6" w:themeShade="BF"/>
        </w:rPr>
      </w:pPr>
      <w:r w:rsidRPr="00403325">
        <w:rPr>
          <w:rFonts w:cs="Times New Roman"/>
          <w:b/>
          <w:color w:val="538135" w:themeColor="accent6" w:themeShade="BF"/>
        </w:rPr>
        <w:t>author</w:t>
      </w:r>
      <w:r>
        <w:rPr>
          <w:rFonts w:cs="Times New Roman" w:hint="eastAsia"/>
          <w:b/>
          <w:color w:val="538135" w:themeColor="accent6" w:themeShade="BF"/>
        </w:rPr>
        <w:t>,</w:t>
      </w:r>
      <w:r>
        <w:rPr>
          <w:rFonts w:cs="Times New Roman"/>
          <w:b/>
          <w:color w:val="538135" w:themeColor="accent6" w:themeShade="BF"/>
        </w:rPr>
        <w:t xml:space="preserve"> |</w:t>
      </w:r>
      <w:r w:rsidRPr="00403325">
        <w:rPr>
          <w:rFonts w:cs="Times New Roman"/>
          <w:b/>
          <w:color w:val="538135" w:themeColor="accent6" w:themeShade="BF"/>
        </w:rPr>
        <w:t xml:space="preserve"> ‘title’ </w:t>
      </w:r>
      <w:r>
        <w:rPr>
          <w:rFonts w:cs="Times New Roman"/>
          <w:b/>
          <w:color w:val="538135" w:themeColor="accent6" w:themeShade="BF"/>
        </w:rPr>
        <w:t>|</w:t>
      </w:r>
      <w:r w:rsidRPr="00403325">
        <w:rPr>
          <w:rFonts w:cs="Times New Roman"/>
          <w:b/>
          <w:color w:val="538135" w:themeColor="accent6" w:themeShade="BF"/>
        </w:rPr>
        <w:t xml:space="preserve"> [year] </w:t>
      </w:r>
      <w:r>
        <w:rPr>
          <w:rFonts w:cs="Times New Roman"/>
          <w:b/>
          <w:color w:val="538135" w:themeColor="accent6" w:themeShade="BF"/>
        </w:rPr>
        <w:t>|</w:t>
      </w:r>
      <w:r w:rsidRPr="00403325">
        <w:rPr>
          <w:rFonts w:cs="Times New Roman"/>
          <w:b/>
          <w:color w:val="538135" w:themeColor="accent6" w:themeShade="BF"/>
        </w:rPr>
        <w:t xml:space="preserve"> journal name or abbreviation </w:t>
      </w:r>
      <w:r>
        <w:rPr>
          <w:rFonts w:cs="Times New Roman"/>
          <w:b/>
          <w:color w:val="538135" w:themeColor="accent6" w:themeShade="BF"/>
        </w:rPr>
        <w:t xml:space="preserve">| </w:t>
      </w:r>
      <w:r w:rsidRPr="00403325">
        <w:rPr>
          <w:rFonts w:cs="Times New Roman"/>
          <w:b/>
          <w:color w:val="538135" w:themeColor="accent6" w:themeShade="BF"/>
        </w:rPr>
        <w:t>first page of article</w:t>
      </w:r>
    </w:p>
    <w:p w14:paraId="3C9D11EF" w14:textId="77777777" w:rsidR="000D52BC" w:rsidRPr="000A2656" w:rsidRDefault="000D52BC" w:rsidP="000D52BC">
      <w:pPr>
        <w:pStyle w:val="a6"/>
        <w:numPr>
          <w:ilvl w:val="0"/>
          <w:numId w:val="23"/>
        </w:numPr>
        <w:ind w:firstLineChars="0"/>
        <w:rPr>
          <w:rFonts w:cs="Times New Roman"/>
        </w:rPr>
      </w:pPr>
      <w:r w:rsidRPr="000A2656">
        <w:rPr>
          <w:rFonts w:cs="Times New Roman"/>
        </w:rPr>
        <w:t>Paul Craig, ‘Theory, “Pure Theory” and Values in Public Law’ [2005] PL 440</w:t>
      </w:r>
    </w:p>
    <w:p w14:paraId="70C5E094" w14:textId="064F4987" w:rsidR="000D52BC" w:rsidRPr="007879C2" w:rsidRDefault="000D52BC" w:rsidP="000D52BC">
      <w:pPr>
        <w:pStyle w:val="a6"/>
        <w:numPr>
          <w:ilvl w:val="0"/>
          <w:numId w:val="23"/>
        </w:numPr>
        <w:ind w:firstLineChars="0"/>
        <w:rPr>
          <w:rFonts w:cs="Times New Roman"/>
        </w:rPr>
      </w:pPr>
      <w:r w:rsidRPr="00C75E7E">
        <w:rPr>
          <w:rFonts w:cs="Times New Roman"/>
          <w:rPrChange w:id="235" w:author="Han Chi" w:date="2023-04-30T00:00:00Z">
            <w:rPr>
              <w:rFonts w:cs="Times New Roman"/>
              <w:lang w:val="fr-FR"/>
            </w:rPr>
          </w:rPrChange>
        </w:rPr>
        <w:t>Alison L Young, ‘In Defence of Due Deference’ (2009) 72 MLR 554</w:t>
      </w:r>
    </w:p>
    <w:p w14:paraId="2AC47B03" w14:textId="19FFC47D" w:rsidR="007879C2" w:rsidRPr="007879C2" w:rsidRDefault="007879C2" w:rsidP="007879C2">
      <w:pPr>
        <w:rPr>
          <w:rFonts w:cs="Times New Roman"/>
        </w:rPr>
      </w:pPr>
      <w:r w:rsidRPr="00EC09A7">
        <w:rPr>
          <w:rFonts w:cs="Times New Roman" w:hint="eastAsia"/>
          <w:highlight w:val="yellow"/>
        </w:rPr>
        <w:t>关于期刊的年份到底是用圆括号「</w:t>
      </w:r>
      <w:r w:rsidRPr="00EC09A7">
        <w:rPr>
          <w:rFonts w:cs="Times New Roman"/>
          <w:highlight w:val="yellow"/>
        </w:rPr>
        <w:t>()</w:t>
      </w:r>
      <w:r w:rsidRPr="00EC09A7">
        <w:rPr>
          <w:rFonts w:cs="Times New Roman" w:hint="eastAsia"/>
          <w:highlight w:val="yellow"/>
        </w:rPr>
        <w:t>」还是方括号「</w:t>
      </w:r>
      <w:r w:rsidRPr="00EC09A7">
        <w:rPr>
          <w:rFonts w:cs="Times New Roman"/>
          <w:highlight w:val="yellow"/>
        </w:rPr>
        <w:t>[]</w:t>
      </w:r>
      <w:r w:rsidRPr="00EC09A7">
        <w:rPr>
          <w:rFonts w:cs="Times New Roman" w:hint="eastAsia"/>
          <w:highlight w:val="yellow"/>
        </w:rPr>
        <w:t>」，需要看期刊本身：</w:t>
      </w:r>
      <w:r w:rsidR="00480317">
        <w:rPr>
          <w:rFonts w:cs="Times New Roman"/>
        </w:rPr>
        <w:br/>
      </w:r>
      <w:del w:id="236" w:author="Han Chi" w:date="2023-04-30T00:43:00Z">
        <w:r w:rsidR="00480317" w:rsidDel="0007777B">
          <w:rPr>
            <w:rFonts w:cs="Times New Roman" w:hint="eastAsia"/>
            <w:highlight w:val="yellow"/>
          </w:rPr>
          <w:delText>以及我觉得这里可以再详细一点</w:delText>
        </w:r>
      </w:del>
      <w:ins w:id="237" w:author="Han Chi" w:date="2023-04-30T00:43:00Z">
        <w:r w:rsidR="0007777B">
          <w:rPr>
            <w:rFonts w:cs="Times New Roman" w:hint="eastAsia"/>
            <w:highlight w:val="yellow"/>
          </w:rPr>
          <w:t>如果这本期刊是以年份为卷册区分标志的</w:t>
        </w:r>
        <w:r w:rsidR="0007777B">
          <w:rPr>
            <w:rFonts w:cs="Times New Roman" w:hint="eastAsia"/>
          </w:rPr>
          <w:t>，</w:t>
        </w:r>
        <w:r w:rsidR="0007777B">
          <w:rPr>
            <w:rFonts w:cs="Times New Roman" w:hint="eastAsia"/>
            <w:highlight w:val="yellow"/>
          </w:rPr>
          <w:t>如</w:t>
        </w:r>
      </w:ins>
      <w:ins w:id="238" w:author="Han Chi" w:date="2023-04-30T00:44:00Z">
        <w:r w:rsidR="004C4DFD">
          <w:rPr>
            <w:rFonts w:cs="Times New Roman" w:hint="eastAsia"/>
          </w:rPr>
          <w:t>某期刊的第</w:t>
        </w:r>
        <w:r w:rsidR="004C4DFD">
          <w:rPr>
            <w:rFonts w:cs="Times New Roman" w:hint="eastAsia"/>
          </w:rPr>
          <w:t>1</w:t>
        </w:r>
        <w:r w:rsidR="004C4DFD">
          <w:rPr>
            <w:rFonts w:cs="Times New Roman"/>
          </w:rPr>
          <w:t>32</w:t>
        </w:r>
      </w:ins>
      <w:ins w:id="239" w:author="Han Chi" w:date="2023-04-30T00:45:00Z">
        <w:r w:rsidR="004C4DFD">
          <w:rPr>
            <w:rFonts w:cs="Times New Roman" w:hint="eastAsia"/>
          </w:rPr>
          <w:t>卷就是</w:t>
        </w:r>
        <w:r w:rsidR="004C4DFD">
          <w:rPr>
            <w:rFonts w:cs="Times New Roman" w:hint="eastAsia"/>
          </w:rPr>
          <w:t>2</w:t>
        </w:r>
        <w:r w:rsidR="004C4DFD">
          <w:rPr>
            <w:rFonts w:cs="Times New Roman"/>
          </w:rPr>
          <w:t>022</w:t>
        </w:r>
        <w:r w:rsidR="004C4DFD">
          <w:rPr>
            <w:rFonts w:cs="Times New Roman" w:hint="eastAsia"/>
          </w:rPr>
          <w:t>年出版的全部内容，第</w:t>
        </w:r>
        <w:r w:rsidR="004C4DFD">
          <w:rPr>
            <w:rFonts w:cs="Times New Roman" w:hint="eastAsia"/>
          </w:rPr>
          <w:t>1</w:t>
        </w:r>
        <w:r w:rsidR="004C4DFD">
          <w:rPr>
            <w:rFonts w:cs="Times New Roman"/>
          </w:rPr>
          <w:t>33</w:t>
        </w:r>
        <w:r w:rsidR="004C4DFD">
          <w:rPr>
            <w:rFonts w:cs="Times New Roman" w:hint="eastAsia"/>
          </w:rPr>
          <w:t>卷就是</w:t>
        </w:r>
        <w:r w:rsidR="004C4DFD">
          <w:rPr>
            <w:rFonts w:cs="Times New Roman" w:hint="eastAsia"/>
          </w:rPr>
          <w:t>2</w:t>
        </w:r>
        <w:r w:rsidR="004C4DFD">
          <w:rPr>
            <w:rFonts w:cs="Times New Roman"/>
          </w:rPr>
          <w:t>023</w:t>
        </w:r>
        <w:r w:rsidR="004C4DFD">
          <w:rPr>
            <w:rFonts w:cs="Times New Roman" w:hint="eastAsia"/>
          </w:rPr>
          <w:t>年出版的全部内容，那么这时就需要使用方括号，因为这时出版年份本身就可以说明卷册信息</w:t>
        </w:r>
      </w:ins>
      <w:ins w:id="240" w:author="Han Chi" w:date="2023-04-30T00:46:00Z">
        <w:r w:rsidR="00B40CAA">
          <w:rPr>
            <w:rFonts w:cs="Times New Roman" w:hint="eastAsia"/>
          </w:rPr>
          <w:t>；而如果期刊不以年份为卷册区分标志，如某期刊第</w:t>
        </w:r>
        <w:r w:rsidR="00B40CAA">
          <w:rPr>
            <w:rFonts w:cs="Times New Roman" w:hint="eastAsia"/>
          </w:rPr>
          <w:t>1</w:t>
        </w:r>
        <w:r w:rsidR="00B40CAA">
          <w:rPr>
            <w:rFonts w:cs="Times New Roman"/>
          </w:rPr>
          <w:t>32</w:t>
        </w:r>
        <w:r w:rsidR="00B40CAA">
          <w:rPr>
            <w:rFonts w:cs="Times New Roman" w:hint="eastAsia"/>
          </w:rPr>
          <w:t>卷共有</w:t>
        </w:r>
      </w:ins>
      <w:ins w:id="241" w:author="Han Chi" w:date="2023-04-30T00:47:00Z">
        <w:r w:rsidR="00B40CAA">
          <w:rPr>
            <w:rFonts w:cs="Times New Roman" w:hint="eastAsia"/>
          </w:rPr>
          <w:t>6</w:t>
        </w:r>
      </w:ins>
      <w:ins w:id="242" w:author="Han Chi" w:date="2023-04-30T00:46:00Z">
        <w:r w:rsidR="00B40CAA">
          <w:rPr>
            <w:rFonts w:cs="Times New Roman" w:hint="eastAsia"/>
          </w:rPr>
          <w:t>期，其中第</w:t>
        </w:r>
        <w:r w:rsidR="00B40CAA">
          <w:rPr>
            <w:rFonts w:cs="Times New Roman" w:hint="eastAsia"/>
          </w:rPr>
          <w:t>1</w:t>
        </w:r>
        <w:r w:rsidR="00B40CAA">
          <w:rPr>
            <w:rFonts w:cs="Times New Roman"/>
          </w:rPr>
          <w:t>-3</w:t>
        </w:r>
        <w:r w:rsidR="00B40CAA">
          <w:rPr>
            <w:rFonts w:cs="Times New Roman" w:hint="eastAsia"/>
          </w:rPr>
          <w:t>期是</w:t>
        </w:r>
        <w:r w:rsidR="00B40CAA">
          <w:rPr>
            <w:rFonts w:cs="Times New Roman" w:hint="eastAsia"/>
          </w:rPr>
          <w:t>2</w:t>
        </w:r>
        <w:r w:rsidR="00B40CAA">
          <w:rPr>
            <w:rFonts w:cs="Times New Roman"/>
          </w:rPr>
          <w:t>022</w:t>
        </w:r>
        <w:r w:rsidR="00B40CAA">
          <w:rPr>
            <w:rFonts w:cs="Times New Roman" w:hint="eastAsia"/>
          </w:rPr>
          <w:t>年出版，第</w:t>
        </w:r>
        <w:r w:rsidR="00B40CAA">
          <w:rPr>
            <w:rFonts w:cs="Times New Roman" w:hint="eastAsia"/>
          </w:rPr>
          <w:t>4</w:t>
        </w:r>
        <w:r w:rsidR="00B40CAA">
          <w:rPr>
            <w:rFonts w:cs="Times New Roman"/>
          </w:rPr>
          <w:t>-6</w:t>
        </w:r>
        <w:r w:rsidR="00B40CAA">
          <w:rPr>
            <w:rFonts w:cs="Times New Roman" w:hint="eastAsia"/>
          </w:rPr>
          <w:t>期是</w:t>
        </w:r>
        <w:r w:rsidR="00B40CAA">
          <w:rPr>
            <w:rFonts w:cs="Times New Roman" w:hint="eastAsia"/>
          </w:rPr>
          <w:t>2</w:t>
        </w:r>
        <w:r w:rsidR="00B40CAA">
          <w:rPr>
            <w:rFonts w:cs="Times New Roman"/>
          </w:rPr>
          <w:t>023</w:t>
        </w:r>
        <w:r w:rsidR="00B40CAA">
          <w:rPr>
            <w:rFonts w:cs="Times New Roman" w:hint="eastAsia"/>
          </w:rPr>
          <w:t>年</w:t>
        </w:r>
      </w:ins>
      <w:ins w:id="243" w:author="Han Chi" w:date="2023-04-30T00:47:00Z">
        <w:r w:rsidR="00B40CAA">
          <w:rPr>
            <w:rFonts w:cs="Times New Roman" w:hint="eastAsia"/>
          </w:rPr>
          <w:t>出版，那么这时就需要使用圆括号。这并不是一条强制性规范，如果实在拿不准使用圆括号还是方括号的话，可以考虑一律使用圆括号，后附卷数的方式引用。</w:t>
        </w:r>
      </w:ins>
    </w:p>
    <w:p w14:paraId="7245770A" w14:textId="77777777" w:rsidR="000D52BC" w:rsidRPr="00403325" w:rsidRDefault="000D52BC" w:rsidP="000D52BC">
      <w:pPr>
        <w:rPr>
          <w:rFonts w:cs="Times New Roman"/>
          <w:b/>
          <w:bCs/>
          <w:color w:val="4472C4" w:themeColor="accent1"/>
          <w:szCs w:val="21"/>
        </w:rPr>
      </w:pPr>
      <w:r w:rsidRPr="00403325">
        <w:rPr>
          <w:rFonts w:cs="Times New Roman"/>
          <w:b/>
          <w:bCs/>
          <w:color w:val="4472C4" w:themeColor="accent1"/>
          <w:szCs w:val="21"/>
        </w:rPr>
        <w:t xml:space="preserve">2. </w:t>
      </w:r>
      <w:r w:rsidRPr="00403325">
        <w:rPr>
          <w:rFonts w:cs="Times New Roman"/>
          <w:b/>
          <w:bCs/>
          <w:color w:val="4472C4" w:themeColor="accent1"/>
          <w:szCs w:val="21"/>
        </w:rPr>
        <w:t>在线论文</w:t>
      </w:r>
    </w:p>
    <w:p w14:paraId="6DF49C69" w14:textId="77777777" w:rsidR="000D52BC" w:rsidRPr="00403325" w:rsidRDefault="000D52BC" w:rsidP="000D52BC">
      <w:pPr>
        <w:rPr>
          <w:rFonts w:cs="Times New Roman"/>
          <w:b/>
          <w:color w:val="538135" w:themeColor="accent6" w:themeShade="BF"/>
        </w:rPr>
      </w:pPr>
      <w:r w:rsidRPr="00403325">
        <w:rPr>
          <w:rFonts w:cs="Times New Roman"/>
          <w:b/>
          <w:color w:val="538135" w:themeColor="accent6" w:themeShade="BF"/>
        </w:rPr>
        <w:t xml:space="preserve">author, </w:t>
      </w:r>
      <w:r>
        <w:rPr>
          <w:rFonts w:cs="Times New Roman"/>
          <w:b/>
          <w:color w:val="538135" w:themeColor="accent6" w:themeShade="BF"/>
        </w:rPr>
        <w:t xml:space="preserve">| </w:t>
      </w:r>
      <w:r w:rsidRPr="00403325">
        <w:rPr>
          <w:rFonts w:cs="Times New Roman"/>
          <w:b/>
          <w:color w:val="538135" w:themeColor="accent6" w:themeShade="BF"/>
        </w:rPr>
        <w:t>‘title’</w:t>
      </w:r>
      <w:r>
        <w:rPr>
          <w:rFonts w:cs="Times New Roman"/>
          <w:b/>
          <w:color w:val="538135" w:themeColor="accent6" w:themeShade="BF"/>
        </w:rPr>
        <w:t xml:space="preserve"> |</w:t>
      </w:r>
      <w:r w:rsidRPr="00403325">
        <w:rPr>
          <w:rFonts w:cs="Times New Roman"/>
          <w:b/>
          <w:color w:val="538135" w:themeColor="accent6" w:themeShade="BF"/>
        </w:rPr>
        <w:t xml:space="preserve"> [year] OR (year) </w:t>
      </w:r>
      <w:r>
        <w:rPr>
          <w:rFonts w:cs="Times New Roman"/>
          <w:b/>
          <w:color w:val="538135" w:themeColor="accent6" w:themeShade="BF"/>
        </w:rPr>
        <w:t>|</w:t>
      </w:r>
      <w:r w:rsidRPr="00403325">
        <w:rPr>
          <w:rFonts w:cs="Times New Roman"/>
          <w:b/>
          <w:color w:val="538135" w:themeColor="accent6" w:themeShade="BF"/>
        </w:rPr>
        <w:t xml:space="preserve"> volume/issue</w:t>
      </w:r>
      <w:r>
        <w:rPr>
          <w:rFonts w:cs="Times New Roman"/>
          <w:b/>
          <w:color w:val="538135" w:themeColor="accent6" w:themeShade="BF"/>
        </w:rPr>
        <w:t xml:space="preserve"> |</w:t>
      </w:r>
      <w:r w:rsidRPr="00403325">
        <w:rPr>
          <w:rFonts w:cs="Times New Roman"/>
          <w:b/>
          <w:color w:val="538135" w:themeColor="accent6" w:themeShade="BF"/>
        </w:rPr>
        <w:t xml:space="preserve"> journal name or abbreviation </w:t>
      </w:r>
      <w:r>
        <w:rPr>
          <w:rFonts w:cs="Times New Roman"/>
          <w:b/>
          <w:color w:val="538135" w:themeColor="accent6" w:themeShade="BF"/>
        </w:rPr>
        <w:t>|</w:t>
      </w:r>
      <w:r w:rsidRPr="00403325">
        <w:rPr>
          <w:rFonts w:cs="Times New Roman"/>
          <w:b/>
          <w:color w:val="538135" w:themeColor="accent6" w:themeShade="BF"/>
        </w:rPr>
        <w:t xml:space="preserve"> &lt;web address&gt; </w:t>
      </w:r>
      <w:r>
        <w:rPr>
          <w:rFonts w:cs="Times New Roman"/>
          <w:b/>
          <w:color w:val="538135" w:themeColor="accent6" w:themeShade="BF"/>
        </w:rPr>
        <w:t>|</w:t>
      </w:r>
      <w:r w:rsidRPr="00403325">
        <w:rPr>
          <w:rFonts w:cs="Times New Roman"/>
          <w:b/>
          <w:color w:val="538135" w:themeColor="accent6" w:themeShade="BF"/>
        </w:rPr>
        <w:t xml:space="preserve"> date accessed</w:t>
      </w:r>
    </w:p>
    <w:p w14:paraId="5C2169FE" w14:textId="36EA0546" w:rsidR="000D52BC" w:rsidRPr="000A2656" w:rsidRDefault="000D52BC" w:rsidP="000D52BC">
      <w:pPr>
        <w:pStyle w:val="a6"/>
        <w:numPr>
          <w:ilvl w:val="0"/>
          <w:numId w:val="22"/>
        </w:numPr>
        <w:ind w:firstLineChars="0"/>
        <w:rPr>
          <w:rFonts w:cs="Times New Roman"/>
        </w:rPr>
      </w:pPr>
      <w:r w:rsidRPr="000A2656">
        <w:rPr>
          <w:rFonts w:cs="Times New Roman"/>
        </w:rPr>
        <w:t>Graham Greenleaf, ‘The Global Development of Free Access to Legal Information’ (2010) 1(1) EJLT &lt;http://ejlt.org/article/view/17&gt; accessed 27 July 2010</w:t>
      </w:r>
    </w:p>
    <w:p w14:paraId="208A1BB1" w14:textId="77777777" w:rsidR="000D52BC" w:rsidRPr="009523EF" w:rsidRDefault="000D52BC" w:rsidP="000D52BC">
      <w:pPr>
        <w:rPr>
          <w:rFonts w:cs="Times New Roman"/>
        </w:rPr>
      </w:pPr>
    </w:p>
    <w:p w14:paraId="6D5520AD" w14:textId="77777777" w:rsidR="000D52BC" w:rsidRPr="00403325" w:rsidRDefault="000D52BC" w:rsidP="000D52BC">
      <w:pPr>
        <w:rPr>
          <w:rFonts w:cs="Times New Roman"/>
          <w:b/>
          <w:bCs/>
          <w:color w:val="C00000"/>
        </w:rPr>
      </w:pPr>
      <w:r w:rsidRPr="00403325">
        <w:rPr>
          <w:rFonts w:cs="Times New Roman"/>
          <w:b/>
          <w:bCs/>
          <w:color w:val="C00000"/>
        </w:rPr>
        <w:t>V</w:t>
      </w:r>
      <w:r>
        <w:rPr>
          <w:rFonts w:cs="Times New Roman" w:hint="eastAsia"/>
          <w:b/>
          <w:bCs/>
          <w:color w:val="C00000"/>
        </w:rPr>
        <w:t>I</w:t>
      </w:r>
      <w:r w:rsidRPr="00403325">
        <w:rPr>
          <w:rFonts w:cs="Times New Roman"/>
          <w:b/>
          <w:bCs/>
          <w:color w:val="C00000"/>
        </w:rPr>
        <w:t xml:space="preserve">. </w:t>
      </w:r>
      <w:r w:rsidRPr="00403325">
        <w:rPr>
          <w:rFonts w:cs="Times New Roman"/>
          <w:b/>
          <w:bCs/>
          <w:color w:val="C00000"/>
        </w:rPr>
        <w:t>简称与交叉引用</w:t>
      </w:r>
    </w:p>
    <w:p w14:paraId="75D382B5" w14:textId="77777777" w:rsidR="000D52BC" w:rsidRPr="00403325" w:rsidRDefault="000D52BC" w:rsidP="000D52BC">
      <w:pPr>
        <w:rPr>
          <w:rFonts w:cs="Times New Roman"/>
          <w:b/>
          <w:bCs/>
          <w:color w:val="4472C4" w:themeColor="accent1"/>
          <w:szCs w:val="21"/>
        </w:rPr>
      </w:pPr>
      <w:r w:rsidRPr="00403325">
        <w:rPr>
          <w:rFonts w:cs="Times New Roman"/>
          <w:b/>
          <w:bCs/>
          <w:color w:val="4472C4" w:themeColor="accent1"/>
          <w:szCs w:val="21"/>
        </w:rPr>
        <w:t>1.</w:t>
      </w:r>
      <w:r>
        <w:rPr>
          <w:rFonts w:cs="Times New Roman"/>
          <w:b/>
          <w:bCs/>
          <w:color w:val="4472C4" w:themeColor="accent1"/>
          <w:szCs w:val="21"/>
        </w:rPr>
        <w:t xml:space="preserve"> </w:t>
      </w:r>
      <w:r w:rsidRPr="00403325">
        <w:rPr>
          <w:rFonts w:cs="Times New Roman"/>
          <w:b/>
          <w:bCs/>
          <w:color w:val="4472C4" w:themeColor="accent1"/>
          <w:szCs w:val="21"/>
        </w:rPr>
        <w:t>条约和判例类：</w:t>
      </w:r>
    </w:p>
    <w:p w14:paraId="4E4A4F51" w14:textId="77777777" w:rsidR="000D52BC" w:rsidRPr="00403325" w:rsidRDefault="000D52BC" w:rsidP="000D52BC">
      <w:pPr>
        <w:rPr>
          <w:rFonts w:cs="Times New Roman"/>
        </w:rPr>
      </w:pPr>
      <w:r w:rsidRPr="00403325">
        <w:rPr>
          <w:rFonts w:cs="Times New Roman"/>
        </w:rPr>
        <w:t>第一次完整引用，并在最后用</w:t>
      </w:r>
      <w:r w:rsidRPr="00403325">
        <w:rPr>
          <w:rFonts w:cs="Times New Roman"/>
        </w:rPr>
        <w:t>[‘</w:t>
      </w:r>
      <w:r w:rsidRPr="00EC09A7">
        <w:rPr>
          <w:rFonts w:cs="Times New Roman"/>
        </w:rPr>
        <w:t>…</w:t>
      </w:r>
      <w:r w:rsidRPr="00403325">
        <w:rPr>
          <w:rFonts w:cs="Times New Roman"/>
        </w:rPr>
        <w:t>’]</w:t>
      </w:r>
      <w:r w:rsidRPr="00403325">
        <w:rPr>
          <w:rFonts w:cs="Times New Roman"/>
        </w:rPr>
        <w:t>写明简称，后面只需引用简称即可</w:t>
      </w:r>
    </w:p>
    <w:p w14:paraId="13D1B01E" w14:textId="414A3EBC" w:rsidR="000D52BC" w:rsidRPr="00403325" w:rsidRDefault="000D52BC" w:rsidP="000D52BC">
      <w:pPr>
        <w:rPr>
          <w:rFonts w:cs="Times New Roman"/>
        </w:rPr>
      </w:pPr>
      <w:r w:rsidRPr="00403325">
        <w:rPr>
          <w:rFonts w:cs="Times New Roman"/>
        </w:rPr>
        <w:t>如：</w:t>
      </w:r>
      <w:r w:rsidRPr="00403325">
        <w:rPr>
          <w:rFonts w:cs="Times New Roman"/>
        </w:rPr>
        <w:t>The Berlin Rules on Water Resources, ILA, Berlin Conference,</w:t>
      </w:r>
      <w:r w:rsidRPr="00F70FF7">
        <w:rPr>
          <w:rFonts w:cs="Times New Roman"/>
        </w:rPr>
        <w:t xml:space="preserve"> 2004, [‘</w:t>
      </w:r>
      <w:r w:rsidRPr="00F70FF7">
        <w:rPr>
          <w:rFonts w:cs="Times New Roman"/>
          <w:b/>
          <w:bCs/>
        </w:rPr>
        <w:t>Berlin Rules</w:t>
      </w:r>
      <w:r w:rsidRPr="00F70FF7">
        <w:rPr>
          <w:rFonts w:cs="Times New Roman"/>
        </w:rPr>
        <w:t xml:space="preserve">’] </w:t>
      </w:r>
      <w:r w:rsidR="00EC09A7">
        <w:rPr>
          <w:rFonts w:cs="Times New Roman"/>
        </w:rPr>
        <w:t>art</w:t>
      </w:r>
      <w:r w:rsidRPr="00F70FF7">
        <w:rPr>
          <w:rFonts w:cs="Times New Roman"/>
        </w:rPr>
        <w:t xml:space="preserve"> 29</w:t>
      </w:r>
      <w:r w:rsidRPr="00EC09A7">
        <w:rPr>
          <w:rFonts w:cs="Times New Roman"/>
        </w:rPr>
        <w:t>.</w:t>
      </w:r>
    </w:p>
    <w:p w14:paraId="6E5E32A2" w14:textId="163C6B2F" w:rsidR="000D52BC" w:rsidRPr="00403325" w:rsidRDefault="000D52BC" w:rsidP="000D52BC">
      <w:pPr>
        <w:rPr>
          <w:rFonts w:cs="Times New Roman"/>
        </w:rPr>
      </w:pPr>
      <w:r w:rsidRPr="00403325">
        <w:rPr>
          <w:rFonts w:cs="Times New Roman"/>
        </w:rPr>
        <w:t>后面：</w:t>
      </w:r>
      <w:r w:rsidRPr="00403325">
        <w:rPr>
          <w:rFonts w:cs="Times New Roman"/>
        </w:rPr>
        <w:t xml:space="preserve">Berlin Rules, </w:t>
      </w:r>
      <w:r w:rsidR="00EC09A7">
        <w:rPr>
          <w:rFonts w:cs="Times New Roman"/>
        </w:rPr>
        <w:t>art</w:t>
      </w:r>
      <w:r w:rsidRPr="00403325">
        <w:rPr>
          <w:rFonts w:cs="Times New Roman"/>
        </w:rPr>
        <w:t xml:space="preserve"> 30.</w:t>
      </w:r>
    </w:p>
    <w:p w14:paraId="18C5E355" w14:textId="4BC96FCC" w:rsidR="00EC09A7" w:rsidRPr="00EC09A7" w:rsidRDefault="000D52BC" w:rsidP="000D52BC">
      <w:pPr>
        <w:rPr>
          <w:rFonts w:cs="Times New Roman"/>
          <w:b/>
          <w:bCs/>
          <w:color w:val="4472C4" w:themeColor="accent1"/>
          <w:szCs w:val="21"/>
        </w:rPr>
      </w:pPr>
      <w:r w:rsidRPr="00EC09A7">
        <w:rPr>
          <w:rFonts w:cs="Times New Roman"/>
          <w:b/>
          <w:bCs/>
          <w:color w:val="4472C4" w:themeColor="accent1"/>
          <w:szCs w:val="21"/>
        </w:rPr>
        <w:t>2.</w:t>
      </w:r>
      <w:r w:rsidR="00EC09A7">
        <w:rPr>
          <w:rFonts w:cs="Times New Roman"/>
          <w:b/>
          <w:bCs/>
          <w:color w:val="4472C4" w:themeColor="accent1"/>
          <w:szCs w:val="21"/>
        </w:rPr>
        <w:t xml:space="preserve"> </w:t>
      </w:r>
      <w:r w:rsidRPr="00EC09A7">
        <w:rPr>
          <w:rFonts w:cs="Times New Roman"/>
          <w:b/>
          <w:bCs/>
          <w:color w:val="4472C4" w:themeColor="accent1"/>
          <w:szCs w:val="21"/>
        </w:rPr>
        <w:t>专著类：</w:t>
      </w:r>
    </w:p>
    <w:p w14:paraId="4B604080" w14:textId="31FC4E64" w:rsidR="00EC09A7" w:rsidRDefault="00EC09A7" w:rsidP="00EC09A7">
      <w:pPr>
        <w:pStyle w:val="1"/>
        <w:numPr>
          <w:ilvl w:val="0"/>
          <w:numId w:val="28"/>
        </w:numPr>
        <w:ind w:firstLineChars="0"/>
        <w:rPr>
          <w:rFonts w:ascii="Times New Roman" w:eastAsia="宋体" w:hAnsi="Times New Roman" w:cs="Times New Roman"/>
        </w:rPr>
      </w:pPr>
      <w:r>
        <w:rPr>
          <w:rFonts w:ascii="Times New Roman" w:eastAsia="宋体" w:hAnsi="Times New Roman" w:cs="Times New Roman" w:hint="eastAsia"/>
        </w:rPr>
        <w:t>可以采用上文条约或判例的写法；或</w:t>
      </w:r>
    </w:p>
    <w:p w14:paraId="7C6E2C98" w14:textId="4805D472" w:rsidR="000D52BC" w:rsidRPr="00403325" w:rsidRDefault="000D52BC" w:rsidP="00EC09A7">
      <w:pPr>
        <w:pStyle w:val="1"/>
        <w:numPr>
          <w:ilvl w:val="0"/>
          <w:numId w:val="28"/>
        </w:numPr>
        <w:ind w:firstLineChars="0"/>
        <w:rPr>
          <w:rFonts w:ascii="Times New Roman" w:eastAsia="宋体" w:hAnsi="Times New Roman" w:cs="Times New Roman"/>
        </w:rPr>
      </w:pPr>
      <w:r w:rsidRPr="00403325">
        <w:rPr>
          <w:rFonts w:ascii="Times New Roman" w:eastAsia="宋体" w:hAnsi="Times New Roman" w:cs="Times New Roman"/>
        </w:rPr>
        <w:t>在第一次引用书籍或文章之后，再次引用，只需引用作者的姓加上</w:t>
      </w:r>
      <w:r w:rsidRPr="00403325">
        <w:rPr>
          <w:rFonts w:ascii="Times New Roman" w:eastAsia="宋体" w:hAnsi="Times New Roman" w:cs="Times New Roman"/>
        </w:rPr>
        <w:t>cross-citation</w:t>
      </w:r>
      <w:r w:rsidRPr="00403325">
        <w:rPr>
          <w:rFonts w:ascii="Times New Roman" w:eastAsia="宋体" w:hAnsi="Times New Roman" w:cs="Times New Roman"/>
        </w:rPr>
        <w:t>，即</w:t>
      </w:r>
      <w:r w:rsidRPr="00403325">
        <w:rPr>
          <w:rFonts w:ascii="Times New Roman" w:eastAsia="宋体" w:hAnsi="Times New Roman" w:cs="Times New Roman"/>
        </w:rPr>
        <w:t xml:space="preserve"> </w:t>
      </w:r>
      <w:r w:rsidRPr="00403325">
        <w:rPr>
          <w:rFonts w:ascii="Times New Roman" w:eastAsia="宋体" w:hAnsi="Times New Roman" w:cs="Times New Roman"/>
          <w:b/>
          <w:color w:val="538135" w:themeColor="accent6" w:themeShade="BF"/>
        </w:rPr>
        <w:t>作者的姓</w:t>
      </w:r>
      <w:r w:rsidRPr="00403325">
        <w:rPr>
          <w:rFonts w:ascii="Times New Roman" w:eastAsia="宋体" w:hAnsi="Times New Roman" w:cs="Times New Roman"/>
          <w:b/>
          <w:color w:val="538135" w:themeColor="accent6" w:themeShade="BF"/>
        </w:rPr>
        <w:t xml:space="preserve">, n </w:t>
      </w:r>
      <w:r w:rsidRPr="00403325">
        <w:rPr>
          <w:rFonts w:ascii="Times New Roman" w:eastAsia="宋体" w:hAnsi="Times New Roman" w:cs="Times New Roman"/>
          <w:b/>
          <w:color w:val="538135" w:themeColor="accent6" w:themeShade="BF"/>
        </w:rPr>
        <w:t>脚注编号</w:t>
      </w:r>
      <w:r w:rsidRPr="00403325">
        <w:rPr>
          <w:rFonts w:ascii="Times New Roman" w:eastAsia="宋体" w:hAnsi="Times New Roman" w:cs="Times New Roman"/>
        </w:rPr>
        <w:t xml:space="preserve"> </w:t>
      </w:r>
      <w:r w:rsidRPr="00403325">
        <w:rPr>
          <w:rFonts w:ascii="Times New Roman" w:eastAsia="宋体" w:hAnsi="Times New Roman" w:cs="Times New Roman"/>
        </w:rPr>
        <w:t>即可，脚注编号要指向有完全引注的那个脚注，并指出页数或段落数</w:t>
      </w:r>
      <w:r w:rsidR="00EC09A7">
        <w:rPr>
          <w:rFonts w:ascii="Times New Roman" w:eastAsia="宋体" w:hAnsi="Times New Roman" w:cs="Times New Roman" w:hint="eastAsia"/>
        </w:rPr>
        <w:t>；</w:t>
      </w:r>
    </w:p>
    <w:p w14:paraId="4455B594" w14:textId="22B3F893" w:rsidR="000D52BC" w:rsidRPr="000D52BC" w:rsidRDefault="000D52BC" w:rsidP="00B216D2">
      <w:pPr>
        <w:pStyle w:val="1"/>
        <w:numPr>
          <w:ilvl w:val="0"/>
          <w:numId w:val="21"/>
        </w:numPr>
        <w:ind w:firstLineChars="0"/>
        <w:rPr>
          <w:rFonts w:ascii="Times New Roman" w:eastAsia="宋体" w:hAnsi="Times New Roman" w:cs="Times New Roman"/>
        </w:rPr>
      </w:pPr>
      <w:r w:rsidRPr="00403325">
        <w:rPr>
          <w:rFonts w:ascii="Times New Roman" w:eastAsia="宋体" w:hAnsi="Times New Roman" w:cs="Times New Roman"/>
        </w:rPr>
        <w:t>若全文该作者仅出现一次，可以将</w:t>
      </w:r>
      <w:r w:rsidRPr="00403325">
        <w:rPr>
          <w:rFonts w:ascii="Times New Roman" w:eastAsia="宋体" w:hAnsi="Times New Roman" w:cs="Times New Roman"/>
        </w:rPr>
        <w:t xml:space="preserve"> </w:t>
      </w:r>
      <w:r w:rsidRPr="00403325">
        <w:rPr>
          <w:rFonts w:ascii="Times New Roman" w:eastAsia="宋体" w:hAnsi="Times New Roman" w:cs="Times New Roman"/>
          <w:b/>
          <w:color w:val="538135" w:themeColor="accent6" w:themeShade="BF"/>
        </w:rPr>
        <w:t>作者的姓</w:t>
      </w:r>
      <w:r w:rsidRPr="00403325">
        <w:rPr>
          <w:rFonts w:ascii="Times New Roman" w:eastAsia="宋体" w:hAnsi="Times New Roman" w:cs="Times New Roman"/>
          <w:b/>
          <w:color w:val="538135" w:themeColor="accent6" w:themeShade="BF"/>
        </w:rPr>
        <w:t xml:space="preserve">, n </w:t>
      </w:r>
      <w:r w:rsidRPr="00403325">
        <w:rPr>
          <w:rFonts w:ascii="Times New Roman" w:eastAsia="宋体" w:hAnsi="Times New Roman" w:cs="Times New Roman"/>
          <w:b/>
          <w:color w:val="538135" w:themeColor="accent6" w:themeShade="BF"/>
        </w:rPr>
        <w:t>脚注编号</w:t>
      </w:r>
      <w:r w:rsidRPr="00403325">
        <w:rPr>
          <w:rFonts w:ascii="Times New Roman" w:eastAsia="宋体" w:hAnsi="Times New Roman" w:cs="Times New Roman"/>
          <w:b/>
          <w:color w:val="538135" w:themeColor="accent6" w:themeShade="BF"/>
        </w:rPr>
        <w:t xml:space="preserve"> </w:t>
      </w:r>
      <w:r w:rsidRPr="00403325">
        <w:rPr>
          <w:rFonts w:ascii="Times New Roman" w:eastAsia="宋体" w:hAnsi="Times New Roman" w:cs="Times New Roman"/>
          <w:b/>
          <w:color w:val="538135" w:themeColor="accent6" w:themeShade="BF"/>
        </w:rPr>
        <w:t>页数或段落数</w:t>
      </w:r>
      <w:r w:rsidRPr="00403325">
        <w:rPr>
          <w:rFonts w:ascii="Times New Roman" w:eastAsia="宋体" w:hAnsi="Times New Roman" w:cs="Times New Roman"/>
        </w:rPr>
        <w:t xml:space="preserve"> </w:t>
      </w:r>
      <w:r w:rsidRPr="00403325">
        <w:rPr>
          <w:rFonts w:ascii="Times New Roman" w:eastAsia="宋体" w:hAnsi="Times New Roman" w:cs="Times New Roman"/>
        </w:rPr>
        <w:t>简化为</w:t>
      </w:r>
      <w:r w:rsidRPr="00403325">
        <w:rPr>
          <w:rFonts w:ascii="Times New Roman" w:eastAsia="宋体" w:hAnsi="Times New Roman" w:cs="Times New Roman"/>
        </w:rPr>
        <w:t xml:space="preserve"> </w:t>
      </w:r>
      <w:r w:rsidRPr="00403325">
        <w:rPr>
          <w:rFonts w:ascii="Times New Roman" w:eastAsia="宋体" w:hAnsi="Times New Roman" w:cs="Times New Roman"/>
          <w:b/>
          <w:color w:val="538135" w:themeColor="accent6" w:themeShade="BF"/>
        </w:rPr>
        <w:t>作者的姓</w:t>
      </w:r>
      <w:r w:rsidRPr="00403325">
        <w:rPr>
          <w:rFonts w:ascii="Times New Roman" w:eastAsia="宋体" w:hAnsi="Times New Roman" w:cs="Times New Roman"/>
          <w:b/>
          <w:color w:val="538135" w:themeColor="accent6" w:themeShade="BF"/>
        </w:rPr>
        <w:t xml:space="preserve"> </w:t>
      </w:r>
      <w:r w:rsidRPr="00403325">
        <w:rPr>
          <w:rFonts w:ascii="Times New Roman" w:eastAsia="宋体" w:hAnsi="Times New Roman" w:cs="Times New Roman"/>
          <w:b/>
          <w:color w:val="538135" w:themeColor="accent6" w:themeShade="BF"/>
        </w:rPr>
        <w:t>页数或段落数</w:t>
      </w:r>
      <w:r w:rsidR="00EC09A7">
        <w:rPr>
          <w:rFonts w:ascii="Times New Roman" w:eastAsia="宋体" w:hAnsi="Times New Roman" w:cs="Times New Roman" w:hint="eastAsia"/>
          <w:b/>
          <w:color w:val="538135" w:themeColor="accent6" w:themeShade="BF"/>
        </w:rPr>
        <w:t>。</w:t>
      </w:r>
    </w:p>
    <w:p w14:paraId="2496FFAE" w14:textId="6D53ED1A" w:rsidR="000D52BC" w:rsidRDefault="000D52BC" w:rsidP="00B216D2">
      <w:pPr>
        <w:rPr>
          <w:rFonts w:cs="Times New Roman"/>
          <w:b/>
          <w:bCs/>
          <w:color w:val="808080" w:themeColor="background1" w:themeShade="80"/>
          <w:szCs w:val="21"/>
        </w:rPr>
      </w:pPr>
    </w:p>
    <w:p w14:paraId="47BBE625" w14:textId="19E82A75" w:rsidR="00EC09A7" w:rsidRPr="00480317" w:rsidRDefault="00480317" w:rsidP="00B216D2">
      <w:pPr>
        <w:rPr>
          <w:rFonts w:cs="Times New Roman"/>
          <w:b/>
          <w:bCs/>
          <w:color w:val="000000" w:themeColor="text1"/>
          <w:szCs w:val="21"/>
        </w:rPr>
      </w:pPr>
      <w:r w:rsidRPr="00480317">
        <w:rPr>
          <w:rFonts w:cs="Times New Roman" w:hint="eastAsia"/>
          <w:b/>
          <w:bCs/>
          <w:color w:val="000000" w:themeColor="text1"/>
          <w:szCs w:val="21"/>
          <w:highlight w:val="yellow"/>
        </w:rPr>
        <w:t>【你看看还有没有啥补充】</w:t>
      </w:r>
    </w:p>
    <w:p w14:paraId="0240A75F" w14:textId="77777777" w:rsidR="00480317" w:rsidRPr="00EC09A7" w:rsidRDefault="00480317" w:rsidP="00B216D2">
      <w:pPr>
        <w:rPr>
          <w:rFonts w:cs="Times New Roman"/>
          <w:b/>
          <w:bCs/>
          <w:color w:val="808080" w:themeColor="background1" w:themeShade="80"/>
          <w:szCs w:val="21"/>
        </w:rPr>
      </w:pPr>
    </w:p>
    <w:p w14:paraId="5358C8F6" w14:textId="77777777" w:rsidR="00EC09A7" w:rsidRDefault="00B216D2" w:rsidP="00B216D2">
      <w:pPr>
        <w:rPr>
          <w:szCs w:val="21"/>
        </w:rPr>
      </w:pPr>
      <w:r w:rsidRPr="00EC09A7">
        <w:rPr>
          <w:rFonts w:hint="eastAsia"/>
          <w:b/>
          <w:bCs/>
          <w:szCs w:val="21"/>
        </w:rPr>
        <w:t>彩蛋：</w:t>
      </w:r>
    </w:p>
    <w:p w14:paraId="2A2397E4" w14:textId="562C791F" w:rsidR="00B216D2" w:rsidRPr="00B216D2" w:rsidRDefault="00EC09A7" w:rsidP="00B216D2">
      <w:pPr>
        <w:rPr>
          <w:szCs w:val="21"/>
        </w:rPr>
      </w:pPr>
      <w:r>
        <w:rPr>
          <w:rFonts w:hint="eastAsia"/>
          <w:szCs w:val="21"/>
        </w:rPr>
        <w:t>欢迎大家遇到看不懂的脚注，或不知道如何引用的时候给公众号后台留言，我们会尽量给以解释。以及</w:t>
      </w:r>
      <w:r w:rsidR="00B216D2">
        <w:rPr>
          <w:rFonts w:hint="eastAsia"/>
          <w:szCs w:val="21"/>
        </w:rPr>
        <w:t>那些年</w:t>
      </w:r>
      <w:r w:rsidR="00CD0F02">
        <w:rPr>
          <w:rFonts w:hint="eastAsia"/>
          <w:szCs w:val="21"/>
        </w:rPr>
        <w:t>你在</w:t>
      </w:r>
      <w:r w:rsidR="00B216D2">
        <w:rPr>
          <w:rFonts w:hint="eastAsia"/>
          <w:szCs w:val="21"/>
        </w:rPr>
        <w:t>memo</w:t>
      </w:r>
      <w:r w:rsidR="00B216D2">
        <w:rPr>
          <w:rFonts w:hint="eastAsia"/>
          <w:szCs w:val="21"/>
        </w:rPr>
        <w:t>中</w:t>
      </w:r>
      <w:r w:rsidR="00CD0F02">
        <w:rPr>
          <w:rFonts w:hint="eastAsia"/>
          <w:szCs w:val="21"/>
        </w:rPr>
        <w:t>遇到了哪些</w:t>
      </w:r>
      <w:r w:rsidR="00B216D2">
        <w:rPr>
          <w:rFonts w:hint="eastAsia"/>
          <w:szCs w:val="21"/>
        </w:rPr>
        <w:t>「脚注刺客」</w:t>
      </w:r>
      <w:r w:rsidR="00CD0F02">
        <w:rPr>
          <w:rFonts w:hint="eastAsia"/>
          <w:szCs w:val="21"/>
        </w:rPr>
        <w:t>？欢迎在评论区中留言提醒大家吧！</w:t>
      </w:r>
    </w:p>
    <w:sectPr w:rsidR="00B216D2" w:rsidRPr="00B216D2" w:rsidSect="00A560D8">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9684A" w14:textId="77777777" w:rsidR="009476F0" w:rsidRDefault="009476F0" w:rsidP="006D7D04">
      <w:r>
        <w:separator/>
      </w:r>
    </w:p>
  </w:endnote>
  <w:endnote w:type="continuationSeparator" w:id="0">
    <w:p w14:paraId="42ADB5E0" w14:textId="77777777" w:rsidR="009476F0" w:rsidRDefault="009476F0" w:rsidP="006D7D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5A0ED" w14:textId="77777777" w:rsidR="009476F0" w:rsidRDefault="009476F0" w:rsidP="006D7D04">
      <w:r>
        <w:separator/>
      </w:r>
    </w:p>
  </w:footnote>
  <w:footnote w:type="continuationSeparator" w:id="0">
    <w:p w14:paraId="0AC0606C" w14:textId="77777777" w:rsidR="009476F0" w:rsidRDefault="009476F0" w:rsidP="006D7D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2C9D"/>
    <w:multiLevelType w:val="hybridMultilevel"/>
    <w:tmpl w:val="7B084228"/>
    <w:lvl w:ilvl="0" w:tplc="BCEAF062">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0FD2B4B"/>
    <w:multiLevelType w:val="hybridMultilevel"/>
    <w:tmpl w:val="4D52BF12"/>
    <w:lvl w:ilvl="0" w:tplc="BCEAF062">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38B2756"/>
    <w:multiLevelType w:val="hybridMultilevel"/>
    <w:tmpl w:val="05DE8176"/>
    <w:lvl w:ilvl="0" w:tplc="D9648F04">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3D772F4"/>
    <w:multiLevelType w:val="hybridMultilevel"/>
    <w:tmpl w:val="7F72C724"/>
    <w:lvl w:ilvl="0" w:tplc="BCEAF062">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5004E0"/>
    <w:multiLevelType w:val="hybridMultilevel"/>
    <w:tmpl w:val="724431B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AD1144D"/>
    <w:multiLevelType w:val="hybridMultilevel"/>
    <w:tmpl w:val="0BECC506"/>
    <w:lvl w:ilvl="0" w:tplc="BCEAF062">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F0610B5"/>
    <w:multiLevelType w:val="hybridMultilevel"/>
    <w:tmpl w:val="3C16A45C"/>
    <w:lvl w:ilvl="0" w:tplc="BCEAF062">
      <w:start w:val="1"/>
      <w:numFmt w:val="bullet"/>
      <w:lvlText w:val="•"/>
      <w:lvlJc w:val="left"/>
      <w:pPr>
        <w:ind w:left="420" w:hanging="420"/>
      </w:pPr>
      <w:rPr>
        <w:rFonts w:ascii="Arial" w:hAnsi="Arial"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7" w15:restartNumberingAfterBreak="0">
    <w:nsid w:val="1011024F"/>
    <w:multiLevelType w:val="hybridMultilevel"/>
    <w:tmpl w:val="465A5132"/>
    <w:lvl w:ilvl="0" w:tplc="2D64B996">
      <w:start w:val="2"/>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4A940F4"/>
    <w:multiLevelType w:val="hybridMultilevel"/>
    <w:tmpl w:val="2132D758"/>
    <w:lvl w:ilvl="0" w:tplc="BCEAF062">
      <w:start w:val="1"/>
      <w:numFmt w:val="bullet"/>
      <w:lvlText w:val="•"/>
      <w:lvlJc w:val="left"/>
      <w:pPr>
        <w:ind w:left="420" w:hanging="420"/>
      </w:pPr>
      <w:rPr>
        <w:rFonts w:ascii="Arial" w:hAnsi="Arial"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9" w15:restartNumberingAfterBreak="0">
    <w:nsid w:val="1A27717C"/>
    <w:multiLevelType w:val="hybridMultilevel"/>
    <w:tmpl w:val="9D5C6A5C"/>
    <w:lvl w:ilvl="0" w:tplc="B266949C">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B8413ED"/>
    <w:multiLevelType w:val="multilevel"/>
    <w:tmpl w:val="50D4251E"/>
    <w:lvl w:ilvl="0">
      <w:start w:val="1"/>
      <w:numFmt w:val="bullet"/>
      <w:lvlText w:val=""/>
      <w:lvlJc w:val="left"/>
      <w:pPr>
        <w:ind w:left="420" w:hanging="420"/>
      </w:pPr>
      <w:rPr>
        <w:rFonts w:ascii="Wingdings" w:hAnsi="Wingdings" w:hint="default"/>
      </w:rPr>
    </w:lvl>
    <w:lvl w:ilvl="1">
      <w:start w:val="1"/>
      <w:numFmt w:val="bullet"/>
      <w:lvlText w:val=""/>
      <w:lvlJc w:val="left"/>
      <w:pPr>
        <w:ind w:left="800" w:hanging="44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2EA0772D"/>
    <w:multiLevelType w:val="hybridMultilevel"/>
    <w:tmpl w:val="295C1418"/>
    <w:lvl w:ilvl="0" w:tplc="3844D104">
      <w:start w:val="1"/>
      <w:numFmt w:val="decimal"/>
      <w:lvlText w:val="（%1）"/>
      <w:lvlJc w:val="left"/>
      <w:pPr>
        <w:ind w:left="720" w:hanging="72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2565BAD"/>
    <w:multiLevelType w:val="hybridMultilevel"/>
    <w:tmpl w:val="AD8A134C"/>
    <w:lvl w:ilvl="0" w:tplc="8E52453E">
      <w:start w:val="1"/>
      <w:numFmt w:val="bullet"/>
      <w:lvlText w:val=""/>
      <w:lvlJc w:val="left"/>
      <w:pPr>
        <w:tabs>
          <w:tab w:val="num" w:pos="720"/>
        </w:tabs>
        <w:ind w:left="720" w:hanging="360"/>
      </w:pPr>
      <w:rPr>
        <w:rFonts w:ascii="Wingdings" w:hAnsi="Wingdings" w:hint="default"/>
      </w:rPr>
    </w:lvl>
    <w:lvl w:ilvl="1" w:tplc="D3E22D7C" w:tentative="1">
      <w:start w:val="1"/>
      <w:numFmt w:val="bullet"/>
      <w:lvlText w:val=""/>
      <w:lvlJc w:val="left"/>
      <w:pPr>
        <w:tabs>
          <w:tab w:val="num" w:pos="1440"/>
        </w:tabs>
        <w:ind w:left="1440" w:hanging="360"/>
      </w:pPr>
      <w:rPr>
        <w:rFonts w:ascii="Wingdings" w:hAnsi="Wingdings" w:hint="default"/>
      </w:rPr>
    </w:lvl>
    <w:lvl w:ilvl="2" w:tplc="5426BC58" w:tentative="1">
      <w:start w:val="1"/>
      <w:numFmt w:val="bullet"/>
      <w:lvlText w:val=""/>
      <w:lvlJc w:val="left"/>
      <w:pPr>
        <w:tabs>
          <w:tab w:val="num" w:pos="2160"/>
        </w:tabs>
        <w:ind w:left="2160" w:hanging="360"/>
      </w:pPr>
      <w:rPr>
        <w:rFonts w:ascii="Wingdings" w:hAnsi="Wingdings" w:hint="default"/>
      </w:rPr>
    </w:lvl>
    <w:lvl w:ilvl="3" w:tplc="EE86362A" w:tentative="1">
      <w:start w:val="1"/>
      <w:numFmt w:val="bullet"/>
      <w:lvlText w:val=""/>
      <w:lvlJc w:val="left"/>
      <w:pPr>
        <w:tabs>
          <w:tab w:val="num" w:pos="2880"/>
        </w:tabs>
        <w:ind w:left="2880" w:hanging="360"/>
      </w:pPr>
      <w:rPr>
        <w:rFonts w:ascii="Wingdings" w:hAnsi="Wingdings" w:hint="default"/>
      </w:rPr>
    </w:lvl>
    <w:lvl w:ilvl="4" w:tplc="43741CFC" w:tentative="1">
      <w:start w:val="1"/>
      <w:numFmt w:val="bullet"/>
      <w:lvlText w:val=""/>
      <w:lvlJc w:val="left"/>
      <w:pPr>
        <w:tabs>
          <w:tab w:val="num" w:pos="3600"/>
        </w:tabs>
        <w:ind w:left="3600" w:hanging="360"/>
      </w:pPr>
      <w:rPr>
        <w:rFonts w:ascii="Wingdings" w:hAnsi="Wingdings" w:hint="default"/>
      </w:rPr>
    </w:lvl>
    <w:lvl w:ilvl="5" w:tplc="4AE4786E" w:tentative="1">
      <w:start w:val="1"/>
      <w:numFmt w:val="bullet"/>
      <w:lvlText w:val=""/>
      <w:lvlJc w:val="left"/>
      <w:pPr>
        <w:tabs>
          <w:tab w:val="num" w:pos="4320"/>
        </w:tabs>
        <w:ind w:left="4320" w:hanging="360"/>
      </w:pPr>
      <w:rPr>
        <w:rFonts w:ascii="Wingdings" w:hAnsi="Wingdings" w:hint="default"/>
      </w:rPr>
    </w:lvl>
    <w:lvl w:ilvl="6" w:tplc="B0D43C72" w:tentative="1">
      <w:start w:val="1"/>
      <w:numFmt w:val="bullet"/>
      <w:lvlText w:val=""/>
      <w:lvlJc w:val="left"/>
      <w:pPr>
        <w:tabs>
          <w:tab w:val="num" w:pos="5040"/>
        </w:tabs>
        <w:ind w:left="5040" w:hanging="360"/>
      </w:pPr>
      <w:rPr>
        <w:rFonts w:ascii="Wingdings" w:hAnsi="Wingdings" w:hint="default"/>
      </w:rPr>
    </w:lvl>
    <w:lvl w:ilvl="7" w:tplc="41027B5C" w:tentative="1">
      <w:start w:val="1"/>
      <w:numFmt w:val="bullet"/>
      <w:lvlText w:val=""/>
      <w:lvlJc w:val="left"/>
      <w:pPr>
        <w:tabs>
          <w:tab w:val="num" w:pos="5760"/>
        </w:tabs>
        <w:ind w:left="5760" w:hanging="360"/>
      </w:pPr>
      <w:rPr>
        <w:rFonts w:ascii="Wingdings" w:hAnsi="Wingdings" w:hint="default"/>
      </w:rPr>
    </w:lvl>
    <w:lvl w:ilvl="8" w:tplc="FE803E7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2FD4FD2"/>
    <w:multiLevelType w:val="hybridMultilevel"/>
    <w:tmpl w:val="DB94386E"/>
    <w:lvl w:ilvl="0" w:tplc="BCEAF062">
      <w:start w:val="1"/>
      <w:numFmt w:val="bullet"/>
      <w:lvlText w:val="•"/>
      <w:lvlJc w:val="left"/>
      <w:pPr>
        <w:ind w:left="420" w:hanging="420"/>
      </w:pPr>
      <w:rPr>
        <w:rFonts w:ascii="Arial" w:hAnsi="Arial"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4" w15:restartNumberingAfterBreak="0">
    <w:nsid w:val="34FA225B"/>
    <w:multiLevelType w:val="hybridMultilevel"/>
    <w:tmpl w:val="6136CDEC"/>
    <w:lvl w:ilvl="0" w:tplc="BCEAF062">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AE77228"/>
    <w:multiLevelType w:val="multilevel"/>
    <w:tmpl w:val="8F96DBA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44221329"/>
    <w:multiLevelType w:val="hybridMultilevel"/>
    <w:tmpl w:val="8B501C26"/>
    <w:lvl w:ilvl="0" w:tplc="BCEAF062">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4F228E6"/>
    <w:multiLevelType w:val="hybridMultilevel"/>
    <w:tmpl w:val="5DC6137E"/>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68C2BA8"/>
    <w:multiLevelType w:val="hybridMultilevel"/>
    <w:tmpl w:val="5FD61252"/>
    <w:lvl w:ilvl="0" w:tplc="BCEAF062">
      <w:start w:val="1"/>
      <w:numFmt w:val="bullet"/>
      <w:lvlText w:val="•"/>
      <w:lvlJc w:val="left"/>
      <w:pPr>
        <w:ind w:left="420" w:hanging="420"/>
      </w:pPr>
      <w:rPr>
        <w:rFonts w:ascii="Arial" w:hAnsi="Arial"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9" w15:restartNumberingAfterBreak="0">
    <w:nsid w:val="496C7A06"/>
    <w:multiLevelType w:val="hybridMultilevel"/>
    <w:tmpl w:val="306AC3A8"/>
    <w:lvl w:ilvl="0" w:tplc="BCEAF062">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D5C02A4"/>
    <w:multiLevelType w:val="hybridMultilevel"/>
    <w:tmpl w:val="0C486ACE"/>
    <w:lvl w:ilvl="0" w:tplc="BCEAF062">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D673B2F"/>
    <w:multiLevelType w:val="hybridMultilevel"/>
    <w:tmpl w:val="93DCE28E"/>
    <w:lvl w:ilvl="0" w:tplc="BCEAF062">
      <w:start w:val="1"/>
      <w:numFmt w:val="bullet"/>
      <w:lvlText w:val="•"/>
      <w:lvlJc w:val="left"/>
      <w:pPr>
        <w:ind w:left="420" w:hanging="420"/>
      </w:pPr>
      <w:rPr>
        <w:rFonts w:ascii="Arial" w:hAnsi="Arial"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22" w15:restartNumberingAfterBreak="0">
    <w:nsid w:val="53F40C76"/>
    <w:multiLevelType w:val="hybridMultilevel"/>
    <w:tmpl w:val="75B66476"/>
    <w:lvl w:ilvl="0" w:tplc="BCEAF062">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8283DF2"/>
    <w:multiLevelType w:val="hybridMultilevel"/>
    <w:tmpl w:val="50868382"/>
    <w:lvl w:ilvl="0" w:tplc="BCEAF062">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8575A45"/>
    <w:multiLevelType w:val="multilevel"/>
    <w:tmpl w:val="925C375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15:restartNumberingAfterBreak="0">
    <w:nsid w:val="5B261CA6"/>
    <w:multiLevelType w:val="multilevel"/>
    <w:tmpl w:val="4C7452E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6" w15:restartNumberingAfterBreak="0">
    <w:nsid w:val="5D401E3B"/>
    <w:multiLevelType w:val="multilevel"/>
    <w:tmpl w:val="4C7452E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739B4DF1"/>
    <w:multiLevelType w:val="hybridMultilevel"/>
    <w:tmpl w:val="FA123118"/>
    <w:lvl w:ilvl="0" w:tplc="BCEAF062">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460810274">
    <w:abstractNumId w:val="12"/>
  </w:num>
  <w:num w:numId="2" w16cid:durableId="1070082958">
    <w:abstractNumId w:val="1"/>
  </w:num>
  <w:num w:numId="3" w16cid:durableId="579295006">
    <w:abstractNumId w:val="19"/>
  </w:num>
  <w:num w:numId="4" w16cid:durableId="1516766156">
    <w:abstractNumId w:val="27"/>
  </w:num>
  <w:num w:numId="5" w16cid:durableId="861552222">
    <w:abstractNumId w:val="8"/>
  </w:num>
  <w:num w:numId="6" w16cid:durableId="1806661993">
    <w:abstractNumId w:val="5"/>
  </w:num>
  <w:num w:numId="7" w16cid:durableId="2002342739">
    <w:abstractNumId w:val="13"/>
  </w:num>
  <w:num w:numId="8" w16cid:durableId="1833763178">
    <w:abstractNumId w:val="6"/>
  </w:num>
  <w:num w:numId="9" w16cid:durableId="1122042920">
    <w:abstractNumId w:val="15"/>
  </w:num>
  <w:num w:numId="10" w16cid:durableId="556404088">
    <w:abstractNumId w:val="26"/>
  </w:num>
  <w:num w:numId="11" w16cid:durableId="2012831813">
    <w:abstractNumId w:val="25"/>
  </w:num>
  <w:num w:numId="12" w16cid:durableId="91584963">
    <w:abstractNumId w:val="24"/>
  </w:num>
  <w:num w:numId="13" w16cid:durableId="119304848">
    <w:abstractNumId w:val="4"/>
  </w:num>
  <w:num w:numId="14" w16cid:durableId="1406681329">
    <w:abstractNumId w:val="23"/>
  </w:num>
  <w:num w:numId="15" w16cid:durableId="618029526">
    <w:abstractNumId w:val="18"/>
  </w:num>
  <w:num w:numId="16" w16cid:durableId="644353987">
    <w:abstractNumId w:val="20"/>
  </w:num>
  <w:num w:numId="17" w16cid:durableId="1805074735">
    <w:abstractNumId w:val="16"/>
  </w:num>
  <w:num w:numId="18" w16cid:durableId="1956060581">
    <w:abstractNumId w:val="3"/>
  </w:num>
  <w:num w:numId="19" w16cid:durableId="1774127551">
    <w:abstractNumId w:val="21"/>
  </w:num>
  <w:num w:numId="20" w16cid:durableId="434248034">
    <w:abstractNumId w:val="22"/>
  </w:num>
  <w:num w:numId="21" w16cid:durableId="1842355591">
    <w:abstractNumId w:val="10"/>
  </w:num>
  <w:num w:numId="22" w16cid:durableId="152139945">
    <w:abstractNumId w:val="14"/>
  </w:num>
  <w:num w:numId="23" w16cid:durableId="1223829912">
    <w:abstractNumId w:val="0"/>
  </w:num>
  <w:num w:numId="24" w16cid:durableId="1365325165">
    <w:abstractNumId w:val="9"/>
  </w:num>
  <w:num w:numId="25" w16cid:durableId="686296932">
    <w:abstractNumId w:val="7"/>
  </w:num>
  <w:num w:numId="26" w16cid:durableId="88626131">
    <w:abstractNumId w:val="11"/>
  </w:num>
  <w:num w:numId="27" w16cid:durableId="1129591269">
    <w:abstractNumId w:val="2"/>
  </w:num>
  <w:num w:numId="28" w16cid:durableId="1993213903">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n Chi">
    <w15:presenceInfo w15:providerId="None" w15:userId="Han C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oNotDisplayPageBoundaries/>
  <w:bordersDoNotSurroundHeader/>
  <w:bordersDoNotSurroundFooter/>
  <w:hideSpellingErrors/>
  <w:hideGrammaticalErrors/>
  <w:trackRevision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6D2"/>
    <w:rsid w:val="000168ED"/>
    <w:rsid w:val="0007777B"/>
    <w:rsid w:val="000C5A51"/>
    <w:rsid w:val="000D52BC"/>
    <w:rsid w:val="00100F92"/>
    <w:rsid w:val="00121E2B"/>
    <w:rsid w:val="0015419B"/>
    <w:rsid w:val="001E37CE"/>
    <w:rsid w:val="002002CF"/>
    <w:rsid w:val="00213875"/>
    <w:rsid w:val="00253627"/>
    <w:rsid w:val="00276662"/>
    <w:rsid w:val="002A6CF0"/>
    <w:rsid w:val="002C79E5"/>
    <w:rsid w:val="002E6E19"/>
    <w:rsid w:val="002E72D1"/>
    <w:rsid w:val="002F0A8C"/>
    <w:rsid w:val="002F57AD"/>
    <w:rsid w:val="00333268"/>
    <w:rsid w:val="003605C3"/>
    <w:rsid w:val="00386B0E"/>
    <w:rsid w:val="00420200"/>
    <w:rsid w:val="00436B6C"/>
    <w:rsid w:val="00464709"/>
    <w:rsid w:val="00480317"/>
    <w:rsid w:val="0048785A"/>
    <w:rsid w:val="004C4DFD"/>
    <w:rsid w:val="004D4241"/>
    <w:rsid w:val="004F54BD"/>
    <w:rsid w:val="004F7A1A"/>
    <w:rsid w:val="00505236"/>
    <w:rsid w:val="005325EF"/>
    <w:rsid w:val="00572EAD"/>
    <w:rsid w:val="00594ED7"/>
    <w:rsid w:val="005B1AE9"/>
    <w:rsid w:val="005B3997"/>
    <w:rsid w:val="005C3F8C"/>
    <w:rsid w:val="005F2B61"/>
    <w:rsid w:val="00602C4F"/>
    <w:rsid w:val="0063600F"/>
    <w:rsid w:val="006560FC"/>
    <w:rsid w:val="006824C4"/>
    <w:rsid w:val="0068667A"/>
    <w:rsid w:val="006C0EED"/>
    <w:rsid w:val="006D7D04"/>
    <w:rsid w:val="00713775"/>
    <w:rsid w:val="00736E66"/>
    <w:rsid w:val="0074180C"/>
    <w:rsid w:val="00753994"/>
    <w:rsid w:val="007879C2"/>
    <w:rsid w:val="007C5053"/>
    <w:rsid w:val="007C5A8F"/>
    <w:rsid w:val="0080313F"/>
    <w:rsid w:val="00804B89"/>
    <w:rsid w:val="00844CEE"/>
    <w:rsid w:val="008B7D7E"/>
    <w:rsid w:val="008C7306"/>
    <w:rsid w:val="009267B9"/>
    <w:rsid w:val="009476F0"/>
    <w:rsid w:val="009852A5"/>
    <w:rsid w:val="009B2341"/>
    <w:rsid w:val="009D0197"/>
    <w:rsid w:val="009D1ED2"/>
    <w:rsid w:val="00A560D8"/>
    <w:rsid w:val="00AA08E6"/>
    <w:rsid w:val="00AA4A6F"/>
    <w:rsid w:val="00AA78D5"/>
    <w:rsid w:val="00AB1010"/>
    <w:rsid w:val="00AB261B"/>
    <w:rsid w:val="00AC01C9"/>
    <w:rsid w:val="00B216D2"/>
    <w:rsid w:val="00B40CAA"/>
    <w:rsid w:val="00B90551"/>
    <w:rsid w:val="00B9612A"/>
    <w:rsid w:val="00BB3C60"/>
    <w:rsid w:val="00BC34C1"/>
    <w:rsid w:val="00BE049B"/>
    <w:rsid w:val="00BE6450"/>
    <w:rsid w:val="00C05460"/>
    <w:rsid w:val="00C06BC0"/>
    <w:rsid w:val="00C06CF4"/>
    <w:rsid w:val="00C110F8"/>
    <w:rsid w:val="00C75E7E"/>
    <w:rsid w:val="00C82D49"/>
    <w:rsid w:val="00C96EE5"/>
    <w:rsid w:val="00CB4594"/>
    <w:rsid w:val="00CD0F02"/>
    <w:rsid w:val="00D01EC8"/>
    <w:rsid w:val="00D344E6"/>
    <w:rsid w:val="00D55653"/>
    <w:rsid w:val="00D62F4B"/>
    <w:rsid w:val="00D66F8F"/>
    <w:rsid w:val="00D94DA7"/>
    <w:rsid w:val="00DB0B3D"/>
    <w:rsid w:val="00E065E0"/>
    <w:rsid w:val="00E1001F"/>
    <w:rsid w:val="00E34B54"/>
    <w:rsid w:val="00E464C5"/>
    <w:rsid w:val="00EA3BAD"/>
    <w:rsid w:val="00EA3E49"/>
    <w:rsid w:val="00EA43CD"/>
    <w:rsid w:val="00EC09A7"/>
    <w:rsid w:val="00ED4BBF"/>
    <w:rsid w:val="00F04A86"/>
    <w:rsid w:val="00F22D0F"/>
    <w:rsid w:val="00F34DE0"/>
    <w:rsid w:val="00F7517C"/>
    <w:rsid w:val="00FB26E1"/>
    <w:rsid w:val="00FC3CC1"/>
    <w:rsid w:val="00FC6174"/>
    <w:rsid w:val="00FE2D4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9A5A8"/>
  <w15:chartTrackingRefBased/>
  <w15:docId w15:val="{73C4D9BE-D647-0942-ACAF-1F6967AD3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79C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semiHidden/>
    <w:unhideWhenUsed/>
    <w:rsid w:val="006D7D04"/>
    <w:pPr>
      <w:snapToGrid w:val="0"/>
      <w:jc w:val="left"/>
    </w:pPr>
    <w:rPr>
      <w:sz w:val="18"/>
      <w:szCs w:val="18"/>
    </w:rPr>
  </w:style>
  <w:style w:type="character" w:customStyle="1" w:styleId="a4">
    <w:name w:val="脚注文本 字符"/>
    <w:basedOn w:val="a0"/>
    <w:link w:val="a3"/>
    <w:uiPriority w:val="99"/>
    <w:semiHidden/>
    <w:rsid w:val="006D7D04"/>
    <w:rPr>
      <w:sz w:val="18"/>
      <w:szCs w:val="18"/>
    </w:rPr>
  </w:style>
  <w:style w:type="character" w:styleId="a5">
    <w:name w:val="footnote reference"/>
    <w:basedOn w:val="a0"/>
    <w:uiPriority w:val="99"/>
    <w:semiHidden/>
    <w:unhideWhenUsed/>
    <w:rsid w:val="006D7D04"/>
    <w:rPr>
      <w:vertAlign w:val="superscript"/>
    </w:rPr>
  </w:style>
  <w:style w:type="paragraph" w:styleId="a6">
    <w:name w:val="List Paragraph"/>
    <w:basedOn w:val="a"/>
    <w:uiPriority w:val="99"/>
    <w:qFormat/>
    <w:rsid w:val="00B90551"/>
    <w:pPr>
      <w:ind w:firstLineChars="200" w:firstLine="420"/>
    </w:pPr>
  </w:style>
  <w:style w:type="character" w:styleId="a7">
    <w:name w:val="Hyperlink"/>
    <w:basedOn w:val="a0"/>
    <w:uiPriority w:val="99"/>
    <w:unhideWhenUsed/>
    <w:qFormat/>
    <w:rsid w:val="000D52BC"/>
    <w:rPr>
      <w:color w:val="0563C1" w:themeColor="hyperlink"/>
      <w:u w:val="single"/>
    </w:rPr>
  </w:style>
  <w:style w:type="paragraph" w:customStyle="1" w:styleId="1">
    <w:name w:val="列出段落1"/>
    <w:basedOn w:val="a"/>
    <w:uiPriority w:val="34"/>
    <w:qFormat/>
    <w:rsid w:val="000D52BC"/>
    <w:pPr>
      <w:ind w:firstLineChars="200" w:firstLine="420"/>
    </w:pPr>
    <w:rPr>
      <w:rFonts w:asciiTheme="minorHAnsi" w:eastAsiaTheme="minorEastAsia" w:hAnsiTheme="minorHAnsi"/>
      <w:szCs w:val="22"/>
    </w:rPr>
  </w:style>
  <w:style w:type="character" w:styleId="a8">
    <w:name w:val="annotation reference"/>
    <w:basedOn w:val="a0"/>
    <w:uiPriority w:val="99"/>
    <w:semiHidden/>
    <w:unhideWhenUsed/>
    <w:rsid w:val="005C3F8C"/>
    <w:rPr>
      <w:sz w:val="21"/>
      <w:szCs w:val="21"/>
    </w:rPr>
  </w:style>
  <w:style w:type="paragraph" w:styleId="a9">
    <w:name w:val="annotation text"/>
    <w:basedOn w:val="a"/>
    <w:link w:val="aa"/>
    <w:uiPriority w:val="99"/>
    <w:semiHidden/>
    <w:unhideWhenUsed/>
    <w:rsid w:val="005C3F8C"/>
    <w:pPr>
      <w:jc w:val="left"/>
    </w:pPr>
  </w:style>
  <w:style w:type="character" w:customStyle="1" w:styleId="aa">
    <w:name w:val="批注文字 字符"/>
    <w:basedOn w:val="a0"/>
    <w:link w:val="a9"/>
    <w:uiPriority w:val="99"/>
    <w:semiHidden/>
    <w:rsid w:val="005C3F8C"/>
  </w:style>
  <w:style w:type="table" w:styleId="ab">
    <w:name w:val="Table Grid"/>
    <w:basedOn w:val="a1"/>
    <w:uiPriority w:val="39"/>
    <w:rsid w:val="00AA78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Unresolved Mention"/>
    <w:basedOn w:val="a0"/>
    <w:uiPriority w:val="99"/>
    <w:semiHidden/>
    <w:unhideWhenUsed/>
    <w:rsid w:val="00E464C5"/>
    <w:rPr>
      <w:color w:val="605E5C"/>
      <w:shd w:val="clear" w:color="auto" w:fill="E1DFDD"/>
    </w:rPr>
  </w:style>
  <w:style w:type="character" w:styleId="ad">
    <w:name w:val="Emphasis"/>
    <w:basedOn w:val="a0"/>
    <w:uiPriority w:val="20"/>
    <w:qFormat/>
    <w:rsid w:val="00E464C5"/>
    <w:rPr>
      <w:i/>
      <w:iCs/>
    </w:rPr>
  </w:style>
  <w:style w:type="paragraph" w:styleId="ae">
    <w:name w:val="Revision"/>
    <w:hidden/>
    <w:uiPriority w:val="99"/>
    <w:semiHidden/>
    <w:rsid w:val="00C75E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81398">
      <w:bodyDiv w:val="1"/>
      <w:marLeft w:val="0"/>
      <w:marRight w:val="0"/>
      <w:marTop w:val="0"/>
      <w:marBottom w:val="0"/>
      <w:divBdr>
        <w:top w:val="none" w:sz="0" w:space="0" w:color="auto"/>
        <w:left w:val="none" w:sz="0" w:space="0" w:color="auto"/>
        <w:bottom w:val="none" w:sz="0" w:space="0" w:color="auto"/>
        <w:right w:val="none" w:sz="0" w:space="0" w:color="auto"/>
      </w:divBdr>
    </w:div>
    <w:div w:id="483400528">
      <w:bodyDiv w:val="1"/>
      <w:marLeft w:val="0"/>
      <w:marRight w:val="0"/>
      <w:marTop w:val="0"/>
      <w:marBottom w:val="0"/>
      <w:divBdr>
        <w:top w:val="none" w:sz="0" w:space="0" w:color="auto"/>
        <w:left w:val="none" w:sz="0" w:space="0" w:color="auto"/>
        <w:bottom w:val="none" w:sz="0" w:space="0" w:color="auto"/>
        <w:right w:val="none" w:sz="0" w:space="0" w:color="auto"/>
      </w:divBdr>
    </w:div>
    <w:div w:id="861937915">
      <w:bodyDiv w:val="1"/>
      <w:marLeft w:val="0"/>
      <w:marRight w:val="0"/>
      <w:marTop w:val="0"/>
      <w:marBottom w:val="0"/>
      <w:divBdr>
        <w:top w:val="none" w:sz="0" w:space="0" w:color="auto"/>
        <w:left w:val="none" w:sz="0" w:space="0" w:color="auto"/>
        <w:bottom w:val="none" w:sz="0" w:space="0" w:color="auto"/>
        <w:right w:val="none" w:sz="0" w:space="0" w:color="auto"/>
      </w:divBdr>
    </w:div>
    <w:div w:id="1927878643">
      <w:bodyDiv w:val="1"/>
      <w:marLeft w:val="0"/>
      <w:marRight w:val="0"/>
      <w:marTop w:val="0"/>
      <w:marBottom w:val="0"/>
      <w:divBdr>
        <w:top w:val="none" w:sz="0" w:space="0" w:color="auto"/>
        <w:left w:val="none" w:sz="0" w:space="0" w:color="auto"/>
        <w:bottom w:val="none" w:sz="0" w:space="0" w:color="auto"/>
        <w:right w:val="none" w:sz="0" w:space="0" w:color="auto"/>
      </w:divBdr>
      <w:divsChild>
        <w:div w:id="704720365">
          <w:marLeft w:val="360"/>
          <w:marRight w:val="0"/>
          <w:marTop w:val="200"/>
          <w:marBottom w:val="0"/>
          <w:divBdr>
            <w:top w:val="none" w:sz="0" w:space="0" w:color="auto"/>
            <w:left w:val="none" w:sz="0" w:space="0" w:color="auto"/>
            <w:bottom w:val="none" w:sz="0" w:space="0" w:color="auto"/>
            <w:right w:val="none" w:sz="0" w:space="0" w:color="auto"/>
          </w:divBdr>
        </w:div>
        <w:div w:id="547035693">
          <w:marLeft w:val="360"/>
          <w:marRight w:val="0"/>
          <w:marTop w:val="200"/>
          <w:marBottom w:val="0"/>
          <w:divBdr>
            <w:top w:val="none" w:sz="0" w:space="0" w:color="auto"/>
            <w:left w:val="none" w:sz="0" w:space="0" w:color="auto"/>
            <w:bottom w:val="none" w:sz="0" w:space="0" w:color="auto"/>
            <w:right w:val="none" w:sz="0" w:space="0" w:color="auto"/>
          </w:divBdr>
        </w:div>
        <w:div w:id="328020691">
          <w:marLeft w:val="360"/>
          <w:marRight w:val="0"/>
          <w:marTop w:val="200"/>
          <w:marBottom w:val="0"/>
          <w:divBdr>
            <w:top w:val="none" w:sz="0" w:space="0" w:color="auto"/>
            <w:left w:val="none" w:sz="0" w:space="0" w:color="auto"/>
            <w:bottom w:val="none" w:sz="0" w:space="0" w:color="auto"/>
            <w:right w:val="none" w:sz="0" w:space="0" w:color="auto"/>
          </w:divBdr>
        </w:div>
        <w:div w:id="158883956">
          <w:marLeft w:val="360"/>
          <w:marRight w:val="0"/>
          <w:marTop w:val="200"/>
          <w:marBottom w:val="0"/>
          <w:divBdr>
            <w:top w:val="none" w:sz="0" w:space="0" w:color="auto"/>
            <w:left w:val="none" w:sz="0" w:space="0" w:color="auto"/>
            <w:bottom w:val="none" w:sz="0" w:space="0" w:color="auto"/>
            <w:right w:val="none" w:sz="0" w:space="0" w:color="auto"/>
          </w:divBdr>
        </w:div>
        <w:div w:id="2061400930">
          <w:marLeft w:val="360"/>
          <w:marRight w:val="0"/>
          <w:marTop w:val="200"/>
          <w:marBottom w:val="0"/>
          <w:divBdr>
            <w:top w:val="none" w:sz="0" w:space="0" w:color="auto"/>
            <w:left w:val="none" w:sz="0" w:space="0" w:color="auto"/>
            <w:bottom w:val="none" w:sz="0" w:space="0" w:color="auto"/>
            <w:right w:val="none" w:sz="0" w:space="0" w:color="auto"/>
          </w:divBdr>
        </w:div>
        <w:div w:id="2117867298">
          <w:marLeft w:val="360"/>
          <w:marRight w:val="0"/>
          <w:marTop w:val="200"/>
          <w:marBottom w:val="0"/>
          <w:divBdr>
            <w:top w:val="none" w:sz="0" w:space="0" w:color="auto"/>
            <w:left w:val="none" w:sz="0" w:space="0" w:color="auto"/>
            <w:bottom w:val="none" w:sz="0" w:space="0" w:color="auto"/>
            <w:right w:val="none" w:sz="0" w:space="0" w:color="auto"/>
          </w:divBdr>
        </w:div>
        <w:div w:id="1605915847">
          <w:marLeft w:val="360"/>
          <w:marRight w:val="0"/>
          <w:marTop w:val="200"/>
          <w:marBottom w:val="0"/>
          <w:divBdr>
            <w:top w:val="none" w:sz="0" w:space="0" w:color="auto"/>
            <w:left w:val="none" w:sz="0" w:space="0" w:color="auto"/>
            <w:bottom w:val="none" w:sz="0" w:space="0" w:color="auto"/>
            <w:right w:val="none" w:sz="0" w:space="0" w:color="auto"/>
          </w:divBdr>
        </w:div>
      </w:divsChild>
    </w:div>
    <w:div w:id="2129423381">
      <w:bodyDiv w:val="1"/>
      <w:marLeft w:val="0"/>
      <w:marRight w:val="0"/>
      <w:marTop w:val="0"/>
      <w:marBottom w:val="0"/>
      <w:divBdr>
        <w:top w:val="none" w:sz="0" w:space="0" w:color="auto"/>
        <w:left w:val="none" w:sz="0" w:space="0" w:color="auto"/>
        <w:bottom w:val="none" w:sz="0" w:space="0" w:color="auto"/>
        <w:right w:val="none" w:sz="0" w:space="0" w:color="auto"/>
      </w:divBdr>
      <w:divsChild>
        <w:div w:id="534466081">
          <w:marLeft w:val="360"/>
          <w:marRight w:val="0"/>
          <w:marTop w:val="200"/>
          <w:marBottom w:val="0"/>
          <w:divBdr>
            <w:top w:val="none" w:sz="0" w:space="0" w:color="auto"/>
            <w:left w:val="none" w:sz="0" w:space="0" w:color="auto"/>
            <w:bottom w:val="none" w:sz="0" w:space="0" w:color="auto"/>
            <w:right w:val="none" w:sz="0" w:space="0" w:color="auto"/>
          </w:divBdr>
        </w:div>
        <w:div w:id="1913195835">
          <w:marLeft w:val="360"/>
          <w:marRight w:val="0"/>
          <w:marTop w:val="200"/>
          <w:marBottom w:val="0"/>
          <w:divBdr>
            <w:top w:val="none" w:sz="0" w:space="0" w:color="auto"/>
            <w:left w:val="none" w:sz="0" w:space="0" w:color="auto"/>
            <w:bottom w:val="none" w:sz="0" w:space="0" w:color="auto"/>
            <w:right w:val="none" w:sz="0" w:space="0" w:color="auto"/>
          </w:divBdr>
        </w:div>
        <w:div w:id="1285111311">
          <w:marLeft w:val="360"/>
          <w:marRight w:val="0"/>
          <w:marTop w:val="200"/>
          <w:marBottom w:val="0"/>
          <w:divBdr>
            <w:top w:val="none" w:sz="0" w:space="0" w:color="auto"/>
            <w:left w:val="none" w:sz="0" w:space="0" w:color="auto"/>
            <w:bottom w:val="none" w:sz="0" w:space="0" w:color="auto"/>
            <w:right w:val="none" w:sz="0" w:space="0" w:color="auto"/>
          </w:divBdr>
        </w:div>
        <w:div w:id="292028982">
          <w:marLeft w:val="360"/>
          <w:marRight w:val="0"/>
          <w:marTop w:val="200"/>
          <w:marBottom w:val="0"/>
          <w:divBdr>
            <w:top w:val="none" w:sz="0" w:space="0" w:color="auto"/>
            <w:left w:val="none" w:sz="0" w:space="0" w:color="auto"/>
            <w:bottom w:val="none" w:sz="0" w:space="0" w:color="auto"/>
            <w:right w:val="none" w:sz="0" w:space="0" w:color="auto"/>
          </w:divBdr>
        </w:div>
        <w:div w:id="719552506">
          <w:marLeft w:val="360"/>
          <w:marRight w:val="0"/>
          <w:marTop w:val="200"/>
          <w:marBottom w:val="0"/>
          <w:divBdr>
            <w:top w:val="none" w:sz="0" w:space="0" w:color="auto"/>
            <w:left w:val="none" w:sz="0" w:space="0" w:color="auto"/>
            <w:bottom w:val="none" w:sz="0" w:space="0" w:color="auto"/>
            <w:right w:val="none" w:sz="0" w:space="0" w:color="auto"/>
          </w:divBdr>
        </w:div>
        <w:div w:id="25300901">
          <w:marLeft w:val="360"/>
          <w:marRight w:val="0"/>
          <w:marTop w:val="200"/>
          <w:marBottom w:val="0"/>
          <w:divBdr>
            <w:top w:val="none" w:sz="0" w:space="0" w:color="auto"/>
            <w:left w:val="none" w:sz="0" w:space="0" w:color="auto"/>
            <w:bottom w:val="none" w:sz="0" w:space="0" w:color="auto"/>
            <w:right w:val="none" w:sz="0" w:space="0" w:color="auto"/>
          </w:divBdr>
        </w:div>
        <w:div w:id="148485499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mp.weixin.qq.com/s/WH-I6rFExuyxx9GoMfCZJw"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treaties.un.org/Pages/UNTSOnline.aspx?id=2&amp;clang=_en" TargetMode="Externa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9FAC19-4A18-5748-BAAB-5715FD61E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2692</Words>
  <Characters>15345</Characters>
  <Application>Microsoft Office Word</Application>
  <DocSecurity>0</DocSecurity>
  <Lines>127</Lines>
  <Paragraphs>36</Paragraphs>
  <ScaleCrop>false</ScaleCrop>
  <Company/>
  <LinksUpToDate>false</LinksUpToDate>
  <CharactersWithSpaces>18001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Gaines</dc:creator>
  <cp:keywords/>
  <dc:description/>
  <cp:lastModifiedBy>Office</cp:lastModifiedBy>
  <cp:revision>2</cp:revision>
  <dcterms:created xsi:type="dcterms:W3CDTF">2023-08-05T05:29:00Z</dcterms:created>
  <dcterms:modified xsi:type="dcterms:W3CDTF">2023-08-05T05:29:00Z</dcterms:modified>
</cp:coreProperties>
</file>